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8A913F" w14:textId="0795C531" w:rsidR="00403B75" w:rsidRDefault="00FF1622" w:rsidP="008F05B9">
      <w:pPr>
        <w:spacing w:line="360" w:lineRule="auto"/>
        <w:ind w:left="993"/>
        <w:jc w:val="center"/>
        <w:rPr>
          <w:rFonts w:eastAsia="黑体"/>
          <w:sz w:val="72"/>
        </w:rPr>
      </w:pPr>
      <w:r>
        <w:rPr>
          <w:noProof/>
        </w:rPr>
        <w:drawing>
          <wp:inline distT="0" distB="0" distL="0" distR="0" wp14:anchorId="17BA8E7E" wp14:editId="6AF93942">
            <wp:extent cx="2692400" cy="546100"/>
            <wp:effectExtent l="0" t="0" r="0" b="12700"/>
            <wp:docPr id="10" name="图片 10" descr="logo_sm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2400" cy="546100"/>
                    </a:xfrm>
                    <a:prstGeom prst="rect">
                      <a:avLst/>
                    </a:prstGeom>
                    <a:noFill/>
                    <a:ln>
                      <a:noFill/>
                    </a:ln>
                  </pic:spPr>
                </pic:pic>
              </a:graphicData>
            </a:graphic>
          </wp:inline>
        </w:drawing>
      </w:r>
    </w:p>
    <w:p w14:paraId="4728F7E0" w14:textId="77777777" w:rsidR="00FF1622" w:rsidRDefault="00FF1622" w:rsidP="00FF1622">
      <w:pPr>
        <w:spacing w:line="360" w:lineRule="auto"/>
        <w:ind w:left="993"/>
        <w:jc w:val="center"/>
        <w:rPr>
          <w:rFonts w:eastAsia="黑体"/>
          <w:sz w:val="72"/>
        </w:rPr>
      </w:pPr>
    </w:p>
    <w:p w14:paraId="255689B7" w14:textId="77777777" w:rsidR="00FF1622" w:rsidRDefault="00FF1622" w:rsidP="00FF1622">
      <w:pPr>
        <w:jc w:val="center"/>
        <w:rPr>
          <w:rFonts w:ascii="华文新魏" w:eastAsia="华文新魏"/>
          <w:sz w:val="84"/>
          <w:szCs w:val="84"/>
        </w:rPr>
      </w:pPr>
      <w:r>
        <w:rPr>
          <w:rFonts w:ascii="华文新魏" w:eastAsia="华文新魏" w:hint="eastAsia"/>
          <w:sz w:val="84"/>
          <w:szCs w:val="84"/>
        </w:rPr>
        <w:t>硕士论文开题报告</w:t>
      </w:r>
    </w:p>
    <w:p w14:paraId="2C41B6E7" w14:textId="77777777" w:rsidR="00403B75" w:rsidRDefault="00403B75" w:rsidP="006801E2">
      <w:pPr>
        <w:spacing w:line="360" w:lineRule="auto"/>
        <w:ind w:rightChars="-142" w:right="-341" w:firstLineChars="354" w:firstLine="991"/>
        <w:rPr>
          <w:rFonts w:eastAsia="黑体"/>
          <w:sz w:val="28"/>
        </w:rPr>
      </w:pPr>
    </w:p>
    <w:p w14:paraId="70128712" w14:textId="77777777" w:rsidR="00403B75" w:rsidRDefault="00403B75" w:rsidP="006801E2">
      <w:pPr>
        <w:spacing w:line="360" w:lineRule="auto"/>
        <w:ind w:rightChars="-142" w:right="-341" w:firstLineChars="354" w:firstLine="991"/>
        <w:rPr>
          <w:rFonts w:eastAsia="黑体"/>
          <w:sz w:val="28"/>
        </w:rPr>
      </w:pPr>
    </w:p>
    <w:p w14:paraId="11D49E80" w14:textId="77777777" w:rsidR="00403B75" w:rsidRDefault="00403B75" w:rsidP="006801E2">
      <w:pPr>
        <w:spacing w:line="360" w:lineRule="auto"/>
        <w:ind w:rightChars="-142" w:right="-341" w:firstLineChars="354" w:firstLine="991"/>
        <w:rPr>
          <w:rFonts w:eastAsia="黑体"/>
          <w:sz w:val="28"/>
        </w:rPr>
      </w:pPr>
    </w:p>
    <w:p w14:paraId="73F6CF26" w14:textId="05937E7F" w:rsidR="00FF1622" w:rsidRDefault="00FF1622" w:rsidP="00E97A5A">
      <w:pPr>
        <w:spacing w:line="600" w:lineRule="atLeast"/>
        <w:ind w:left="2520" w:hanging="1527"/>
        <w:rPr>
          <w:rFonts w:eastAsia="黑体"/>
          <w:sz w:val="28"/>
        </w:rPr>
      </w:pPr>
      <w:r>
        <w:rPr>
          <w:rFonts w:eastAsia="黑体" w:hint="eastAsia"/>
          <w:sz w:val="28"/>
        </w:rPr>
        <w:t>论文名称：</w:t>
      </w:r>
      <w:r w:rsidR="00E97A5A">
        <w:rPr>
          <w:rFonts w:eastAsia="黑体" w:hint="eastAsia"/>
          <w:sz w:val="28"/>
        </w:rPr>
        <w:t>JavaCar</w:t>
      </w:r>
      <w:r w:rsidR="00E97A5A">
        <w:rPr>
          <w:rFonts w:eastAsia="黑体"/>
          <w:sz w:val="28"/>
        </w:rPr>
        <w:t>d</w:t>
      </w:r>
      <w:r w:rsidR="00E97A5A">
        <w:rPr>
          <w:rFonts w:eastAsia="黑体"/>
          <w:sz w:val="28"/>
        </w:rPr>
        <w:t>调试</w:t>
      </w:r>
      <w:r w:rsidR="00DD75C0">
        <w:rPr>
          <w:rFonts w:eastAsia="黑体" w:hint="eastAsia"/>
          <w:sz w:val="28"/>
        </w:rPr>
        <w:t>系统</w:t>
      </w:r>
      <w:r w:rsidR="00DD75C0">
        <w:rPr>
          <w:rFonts w:eastAsia="黑体"/>
          <w:sz w:val="28"/>
        </w:rPr>
        <w:t>的</w:t>
      </w:r>
      <w:r>
        <w:rPr>
          <w:rFonts w:eastAsia="黑体" w:hint="eastAsia"/>
          <w:sz w:val="28"/>
        </w:rPr>
        <w:t>设计与</w:t>
      </w:r>
      <w:r w:rsidR="00DD75C0">
        <w:rPr>
          <w:rFonts w:eastAsia="黑体" w:hint="eastAsia"/>
          <w:sz w:val="28"/>
        </w:rPr>
        <w:t>实现</w:t>
      </w:r>
    </w:p>
    <w:p w14:paraId="5E75E89A" w14:textId="245306BC" w:rsidR="00FF1622" w:rsidRDefault="00FF1622" w:rsidP="00FF1622">
      <w:pPr>
        <w:spacing w:line="600" w:lineRule="atLeast"/>
        <w:ind w:rightChars="-142" w:right="-341" w:firstLineChars="354" w:firstLine="991"/>
        <w:rPr>
          <w:rFonts w:eastAsia="黑体"/>
          <w:sz w:val="28"/>
        </w:rPr>
      </w:pPr>
      <w:r>
        <w:rPr>
          <w:rFonts w:eastAsia="黑体" w:hint="eastAsia"/>
          <w:sz w:val="28"/>
        </w:rPr>
        <w:t>姓</w:t>
      </w:r>
      <w:r>
        <w:rPr>
          <w:rFonts w:eastAsia="黑体" w:hint="eastAsia"/>
          <w:sz w:val="28"/>
        </w:rPr>
        <w:t xml:space="preserve">    </w:t>
      </w:r>
      <w:r>
        <w:rPr>
          <w:rFonts w:eastAsia="黑体" w:hint="eastAsia"/>
          <w:sz w:val="28"/>
        </w:rPr>
        <w:t>名：</w:t>
      </w:r>
      <w:r w:rsidR="00E97A5A">
        <w:rPr>
          <w:rFonts w:eastAsia="黑体" w:hint="eastAsia"/>
          <w:sz w:val="28"/>
        </w:rPr>
        <w:t>袁芳</w:t>
      </w:r>
    </w:p>
    <w:p w14:paraId="6C694943" w14:textId="01088D3A" w:rsidR="00FF1622" w:rsidRDefault="00FF1622" w:rsidP="00FF1622">
      <w:pPr>
        <w:spacing w:line="600" w:lineRule="atLeast"/>
        <w:ind w:rightChars="-142" w:right="-341" w:firstLineChars="354" w:firstLine="991"/>
        <w:rPr>
          <w:rFonts w:eastAsia="黑体"/>
          <w:sz w:val="28"/>
        </w:rPr>
      </w:pPr>
      <w:r>
        <w:rPr>
          <w:rFonts w:eastAsia="黑体" w:hint="eastAsia"/>
          <w:sz w:val="28"/>
        </w:rPr>
        <w:t>学</w:t>
      </w:r>
      <w:r>
        <w:rPr>
          <w:rFonts w:eastAsia="黑体" w:hint="eastAsia"/>
          <w:sz w:val="28"/>
        </w:rPr>
        <w:t xml:space="preserve">    </w:t>
      </w:r>
      <w:r>
        <w:rPr>
          <w:rFonts w:eastAsia="黑体" w:hint="eastAsia"/>
          <w:sz w:val="28"/>
        </w:rPr>
        <w:t>号：</w:t>
      </w:r>
      <w:r>
        <w:rPr>
          <w:rFonts w:eastAsia="黑体" w:hint="eastAsia"/>
          <w:sz w:val="28"/>
        </w:rPr>
        <w:t>GS1</w:t>
      </w:r>
      <w:r w:rsidR="00E97A5A">
        <w:rPr>
          <w:rFonts w:eastAsia="黑体"/>
          <w:sz w:val="28"/>
        </w:rPr>
        <w:t>3</w:t>
      </w:r>
      <w:r w:rsidR="00DD75C0">
        <w:rPr>
          <w:rFonts w:eastAsia="黑体"/>
          <w:sz w:val="28"/>
        </w:rPr>
        <w:t>2</w:t>
      </w:r>
      <w:r w:rsidR="00E97A5A">
        <w:rPr>
          <w:rFonts w:eastAsia="黑体"/>
          <w:sz w:val="28"/>
        </w:rPr>
        <w:t>A554</w:t>
      </w:r>
    </w:p>
    <w:p w14:paraId="1E2C9012" w14:textId="77777777" w:rsidR="00FF1622" w:rsidRPr="00300D6B" w:rsidRDefault="00FF1622" w:rsidP="00FF1622">
      <w:pPr>
        <w:spacing w:line="600" w:lineRule="atLeast"/>
        <w:ind w:rightChars="-142" w:right="-341" w:firstLineChars="354" w:firstLine="991"/>
        <w:rPr>
          <w:rFonts w:eastAsia="黑体"/>
          <w:sz w:val="28"/>
        </w:rPr>
      </w:pPr>
      <w:r>
        <w:rPr>
          <w:rFonts w:eastAsia="黑体" w:hint="eastAsia"/>
          <w:sz w:val="28"/>
        </w:rPr>
        <w:t>专</w:t>
      </w:r>
      <w:r>
        <w:rPr>
          <w:rFonts w:eastAsia="黑体" w:hint="eastAsia"/>
          <w:sz w:val="28"/>
        </w:rPr>
        <w:t xml:space="preserve">    </w:t>
      </w:r>
      <w:r>
        <w:rPr>
          <w:rFonts w:eastAsia="黑体" w:hint="eastAsia"/>
          <w:sz w:val="28"/>
        </w:rPr>
        <w:t>业：</w:t>
      </w:r>
      <w:r w:rsidRPr="00300D6B">
        <w:rPr>
          <w:rFonts w:eastAsia="黑体" w:hint="eastAsia"/>
          <w:sz w:val="28"/>
        </w:rPr>
        <w:t>软件质量管理与测试专业</w:t>
      </w:r>
    </w:p>
    <w:p w14:paraId="2E9FB86A" w14:textId="77777777" w:rsidR="00FF1622" w:rsidRDefault="00FF1622" w:rsidP="00FF1622">
      <w:pPr>
        <w:spacing w:line="600" w:lineRule="atLeast"/>
        <w:ind w:rightChars="-142" w:right="-341" w:firstLineChars="354" w:firstLine="991"/>
        <w:rPr>
          <w:rFonts w:eastAsia="黑体"/>
          <w:sz w:val="28"/>
        </w:rPr>
      </w:pPr>
      <w:r>
        <w:rPr>
          <w:rFonts w:eastAsia="黑体" w:hint="eastAsia"/>
          <w:sz w:val="28"/>
        </w:rPr>
        <w:t>所属院系：软件学院</w:t>
      </w:r>
      <w:r>
        <w:rPr>
          <w:rFonts w:eastAsia="黑体" w:hint="eastAsia"/>
          <w:sz w:val="28"/>
        </w:rPr>
        <w:t xml:space="preserve"> </w:t>
      </w:r>
    </w:p>
    <w:p w14:paraId="407284FD" w14:textId="77777777" w:rsidR="00FF1622" w:rsidRDefault="00FF1622" w:rsidP="00FF1622">
      <w:pPr>
        <w:spacing w:line="600" w:lineRule="atLeast"/>
        <w:ind w:rightChars="-142" w:right="-341" w:firstLineChars="354" w:firstLine="991"/>
        <w:rPr>
          <w:rFonts w:eastAsia="黑体"/>
          <w:sz w:val="28"/>
        </w:rPr>
      </w:pPr>
      <w:r>
        <w:rPr>
          <w:rFonts w:eastAsia="黑体" w:hint="eastAsia"/>
          <w:sz w:val="28"/>
        </w:rPr>
        <w:t>学院指导老师：</w:t>
      </w:r>
      <w:r w:rsidRPr="00AF7652">
        <w:rPr>
          <w:rFonts w:eastAsia="黑体" w:hint="eastAsia"/>
          <w:sz w:val="28"/>
        </w:rPr>
        <w:t>路新喜</w:t>
      </w:r>
    </w:p>
    <w:p w14:paraId="0464A685" w14:textId="2B74BB01" w:rsidR="00FF1622" w:rsidRDefault="00FF1622" w:rsidP="00FF1622">
      <w:pPr>
        <w:spacing w:line="600" w:lineRule="atLeast"/>
        <w:ind w:rightChars="-142" w:right="-341" w:firstLineChars="354" w:firstLine="991"/>
        <w:rPr>
          <w:rFonts w:eastAsia="黑体"/>
          <w:sz w:val="28"/>
        </w:rPr>
      </w:pPr>
      <w:r>
        <w:rPr>
          <w:rFonts w:eastAsia="黑体" w:hint="eastAsia"/>
          <w:sz w:val="28"/>
        </w:rPr>
        <w:t>企业指导教师：</w:t>
      </w:r>
      <w:r w:rsidR="00E97A5A">
        <w:rPr>
          <w:rFonts w:eastAsia="黑体" w:hint="eastAsia"/>
          <w:sz w:val="28"/>
        </w:rPr>
        <w:t>董成根</w:t>
      </w:r>
    </w:p>
    <w:p w14:paraId="2454F02B" w14:textId="371ADB7C" w:rsidR="00FF1622" w:rsidRDefault="00FF1622" w:rsidP="00FF1622">
      <w:pPr>
        <w:spacing w:line="600" w:lineRule="atLeast"/>
        <w:ind w:rightChars="-142" w:right="-341" w:firstLineChars="354" w:firstLine="991"/>
        <w:rPr>
          <w:rFonts w:eastAsia="黑体"/>
          <w:sz w:val="28"/>
        </w:rPr>
      </w:pPr>
      <w:r>
        <w:rPr>
          <w:rFonts w:eastAsia="黑体" w:hint="eastAsia"/>
          <w:sz w:val="28"/>
        </w:rPr>
        <w:t>企业指导老师单位：</w:t>
      </w:r>
      <w:r w:rsidR="00E97A5A">
        <w:rPr>
          <w:rFonts w:eastAsia="黑体" w:hint="eastAsia"/>
          <w:sz w:val="28"/>
        </w:rPr>
        <w:t>金联汇通</w:t>
      </w:r>
      <w:r w:rsidR="00E97A5A">
        <w:rPr>
          <w:rFonts w:eastAsia="黑体"/>
          <w:sz w:val="28"/>
        </w:rPr>
        <w:t>信息技术</w:t>
      </w:r>
      <w:r>
        <w:rPr>
          <w:rFonts w:eastAsia="黑体" w:hint="eastAsia"/>
          <w:sz w:val="28"/>
        </w:rPr>
        <w:t>有限公司</w:t>
      </w:r>
    </w:p>
    <w:p w14:paraId="698E6FC5" w14:textId="4E67210C" w:rsidR="00FF1622" w:rsidRPr="00995314" w:rsidRDefault="00FF1622" w:rsidP="00FF1622">
      <w:pPr>
        <w:spacing w:line="600" w:lineRule="atLeast"/>
        <w:ind w:leftChars="413" w:left="991"/>
        <w:rPr>
          <w:rFonts w:eastAsia="黑体"/>
          <w:sz w:val="28"/>
        </w:rPr>
      </w:pPr>
      <w:r>
        <w:rPr>
          <w:rFonts w:eastAsia="黑体" w:hint="eastAsia"/>
          <w:sz w:val="28"/>
        </w:rPr>
        <w:t>论文起止</w:t>
      </w:r>
      <w:r w:rsidRPr="00995314">
        <w:rPr>
          <w:rFonts w:eastAsia="黑体" w:hint="eastAsia"/>
          <w:sz w:val="28"/>
        </w:rPr>
        <w:t>时间</w:t>
      </w:r>
      <w:r w:rsidRPr="00BB1609">
        <w:rPr>
          <w:rFonts w:eastAsia="黑体" w:hint="eastAsia"/>
          <w:sz w:val="28"/>
        </w:rPr>
        <w:t>：</w:t>
      </w:r>
      <w:r w:rsidRPr="00BB1609">
        <w:rPr>
          <w:rFonts w:eastAsia="黑体" w:hint="eastAsia"/>
          <w:sz w:val="28"/>
        </w:rPr>
        <w:t>201</w:t>
      </w:r>
      <w:r w:rsidR="00E97A5A">
        <w:rPr>
          <w:rFonts w:eastAsia="黑体"/>
          <w:sz w:val="28"/>
        </w:rPr>
        <w:t>6</w:t>
      </w:r>
      <w:r w:rsidR="00EF7CC1">
        <w:rPr>
          <w:rFonts w:eastAsia="黑体"/>
          <w:sz w:val="28"/>
        </w:rPr>
        <w:t xml:space="preserve"> </w:t>
      </w:r>
      <w:r w:rsidRPr="00BB1609">
        <w:rPr>
          <w:rFonts w:eastAsia="黑体" w:hint="eastAsia"/>
          <w:sz w:val="28"/>
        </w:rPr>
        <w:t>年</w:t>
      </w:r>
      <w:r w:rsidR="00E97A5A">
        <w:rPr>
          <w:rFonts w:eastAsia="黑体"/>
          <w:sz w:val="28"/>
        </w:rPr>
        <w:t>7</w:t>
      </w:r>
      <w:r w:rsidRPr="00BB1609">
        <w:rPr>
          <w:rFonts w:eastAsia="黑体" w:hint="eastAsia"/>
          <w:sz w:val="28"/>
        </w:rPr>
        <w:t>月</w:t>
      </w:r>
      <w:r w:rsidR="00E97A5A">
        <w:rPr>
          <w:rFonts w:eastAsia="黑体" w:hint="eastAsia"/>
          <w:sz w:val="28"/>
        </w:rPr>
        <w:t>1</w:t>
      </w:r>
      <w:r w:rsidRPr="00BB1609">
        <w:rPr>
          <w:rFonts w:eastAsia="黑体" w:hint="eastAsia"/>
          <w:sz w:val="28"/>
        </w:rPr>
        <w:t>日至</w:t>
      </w:r>
      <w:r w:rsidRPr="00BB1609">
        <w:rPr>
          <w:rFonts w:eastAsia="黑体" w:hint="eastAsia"/>
          <w:sz w:val="28"/>
        </w:rPr>
        <w:t>201</w:t>
      </w:r>
      <w:r w:rsidR="00E97A5A">
        <w:rPr>
          <w:rFonts w:eastAsia="黑体"/>
          <w:sz w:val="28"/>
        </w:rPr>
        <w:t>7</w:t>
      </w:r>
      <w:r w:rsidRPr="00BB1609">
        <w:rPr>
          <w:rFonts w:eastAsia="黑体" w:hint="eastAsia"/>
          <w:sz w:val="28"/>
        </w:rPr>
        <w:t>年</w:t>
      </w:r>
      <w:r w:rsidR="00E97A5A">
        <w:rPr>
          <w:rFonts w:eastAsia="黑体" w:hint="eastAsia"/>
          <w:sz w:val="28"/>
        </w:rPr>
        <w:t>7</w:t>
      </w:r>
      <w:r w:rsidRPr="00BB1609">
        <w:rPr>
          <w:rFonts w:eastAsia="黑体" w:hint="eastAsia"/>
          <w:sz w:val="28"/>
        </w:rPr>
        <w:t>月</w:t>
      </w:r>
      <w:r w:rsidR="00E97A5A">
        <w:rPr>
          <w:rFonts w:eastAsia="黑体" w:hint="eastAsia"/>
          <w:sz w:val="28"/>
        </w:rPr>
        <w:t>1</w:t>
      </w:r>
      <w:r w:rsidRPr="00BB1609">
        <w:rPr>
          <w:rFonts w:eastAsia="黑体" w:hint="eastAsia"/>
          <w:sz w:val="28"/>
        </w:rPr>
        <w:t>日</w:t>
      </w:r>
    </w:p>
    <w:p w14:paraId="04F0F5E0" w14:textId="77777777" w:rsidR="00FF1622" w:rsidRDefault="00FF1622" w:rsidP="00FF1622">
      <w:pPr>
        <w:spacing w:line="360" w:lineRule="auto"/>
        <w:ind w:rightChars="-142" w:right="-341" w:firstLineChars="354" w:firstLine="1137"/>
        <w:jc w:val="center"/>
        <w:rPr>
          <w:b/>
          <w:sz w:val="32"/>
          <w:szCs w:val="32"/>
        </w:rPr>
      </w:pPr>
    </w:p>
    <w:p w14:paraId="084FEE3D" w14:textId="1C02EC33" w:rsidR="008212E4" w:rsidRPr="00FF1622" w:rsidRDefault="00FF1622" w:rsidP="00FF1622">
      <w:pPr>
        <w:spacing w:line="360" w:lineRule="auto"/>
        <w:ind w:rightChars="-142" w:right="-341" w:firstLineChars="354" w:firstLine="1137"/>
        <w:jc w:val="center"/>
        <w:rPr>
          <w:rFonts w:eastAsia="黑体"/>
          <w:sz w:val="28"/>
        </w:rPr>
      </w:pPr>
      <w:r>
        <w:rPr>
          <w:rFonts w:hint="eastAsia"/>
          <w:b/>
          <w:sz w:val="32"/>
          <w:szCs w:val="32"/>
        </w:rPr>
        <w:t>201</w:t>
      </w:r>
      <w:r w:rsidR="00E97A5A">
        <w:rPr>
          <w:b/>
          <w:sz w:val="32"/>
          <w:szCs w:val="32"/>
        </w:rPr>
        <w:t>6</w:t>
      </w:r>
      <w:r w:rsidR="00EF7CC1">
        <w:rPr>
          <w:b/>
          <w:sz w:val="32"/>
          <w:szCs w:val="32"/>
        </w:rPr>
        <w:t xml:space="preserve"> </w:t>
      </w:r>
      <w:r>
        <w:rPr>
          <w:rFonts w:hint="eastAsia"/>
          <w:sz w:val="32"/>
          <w:szCs w:val="32"/>
        </w:rPr>
        <w:t>年</w:t>
      </w:r>
      <w:r>
        <w:rPr>
          <w:rFonts w:hint="eastAsia"/>
          <w:sz w:val="32"/>
          <w:szCs w:val="32"/>
        </w:rPr>
        <w:t xml:space="preserve"> </w:t>
      </w:r>
      <w:r w:rsidR="00E97A5A">
        <w:rPr>
          <w:sz w:val="32"/>
          <w:szCs w:val="32"/>
        </w:rPr>
        <w:t>7</w:t>
      </w:r>
      <w:r w:rsidR="00EF7CC1">
        <w:rPr>
          <w:b/>
          <w:sz w:val="32"/>
          <w:szCs w:val="32"/>
        </w:rPr>
        <w:t xml:space="preserve"> </w:t>
      </w:r>
      <w:r>
        <w:rPr>
          <w:rFonts w:hint="eastAsia"/>
          <w:sz w:val="32"/>
          <w:szCs w:val="32"/>
        </w:rPr>
        <w:t>月</w:t>
      </w:r>
    </w:p>
    <w:p w14:paraId="7D734DB5" w14:textId="77777777" w:rsidR="008212E4" w:rsidRDefault="008212E4" w:rsidP="00FF1622">
      <w:pPr>
        <w:pageBreakBefore/>
        <w:spacing w:line="360" w:lineRule="auto"/>
        <w:jc w:val="center"/>
        <w:rPr>
          <w:sz w:val="32"/>
          <w:szCs w:val="32"/>
        </w:rPr>
      </w:pPr>
      <w:r>
        <w:rPr>
          <w:rFonts w:hint="eastAsia"/>
          <w:sz w:val="32"/>
          <w:szCs w:val="32"/>
        </w:rPr>
        <w:lastRenderedPageBreak/>
        <w:t>目录</w:t>
      </w:r>
    </w:p>
    <w:p w14:paraId="081D1F29" w14:textId="77777777" w:rsidR="00746740" w:rsidRDefault="008212E4">
      <w:pPr>
        <w:pStyle w:val="11"/>
        <w:tabs>
          <w:tab w:val="left" w:pos="420"/>
          <w:tab w:val="right" w:leader="dot" w:pos="8296"/>
        </w:tabs>
        <w:rPr>
          <w:rFonts w:asciiTheme="minorHAnsi" w:eastAsiaTheme="minorEastAsia" w:hAnsiTheme="minorHAnsi" w:cstheme="minorBidi"/>
          <w:noProof/>
          <w:kern w:val="2"/>
          <w:sz w:val="21"/>
          <w:szCs w:val="22"/>
        </w:rPr>
      </w:pPr>
      <w:r w:rsidRPr="00FA776C">
        <w:rPr>
          <w:rFonts w:ascii="宋体" w:hAnsi="宋体"/>
          <w:sz w:val="32"/>
          <w:szCs w:val="32"/>
        </w:rPr>
        <w:fldChar w:fldCharType="begin"/>
      </w:r>
      <w:r w:rsidRPr="00FA776C">
        <w:rPr>
          <w:rFonts w:ascii="宋体" w:hAnsi="宋体"/>
          <w:sz w:val="32"/>
          <w:szCs w:val="32"/>
        </w:rPr>
        <w:instrText xml:space="preserve"> TOC \o "1-3" \h \z \u </w:instrText>
      </w:r>
      <w:r w:rsidRPr="00FA776C">
        <w:rPr>
          <w:rFonts w:ascii="宋体" w:hAnsi="宋体"/>
          <w:sz w:val="32"/>
          <w:szCs w:val="32"/>
        </w:rPr>
        <w:fldChar w:fldCharType="separate"/>
      </w:r>
      <w:hyperlink w:anchor="_Toc451936647" w:history="1">
        <w:r w:rsidR="00746740" w:rsidRPr="005A7317">
          <w:rPr>
            <w:rStyle w:val="ab"/>
            <w:noProof/>
          </w:rPr>
          <w:t>1.</w:t>
        </w:r>
        <w:r w:rsidR="00746740">
          <w:rPr>
            <w:rFonts w:asciiTheme="minorHAnsi" w:eastAsiaTheme="minorEastAsia" w:hAnsiTheme="minorHAnsi" w:cstheme="minorBidi"/>
            <w:noProof/>
            <w:kern w:val="2"/>
            <w:sz w:val="21"/>
            <w:szCs w:val="22"/>
          </w:rPr>
          <w:tab/>
        </w:r>
        <w:r w:rsidR="00746740" w:rsidRPr="005A7317">
          <w:rPr>
            <w:rStyle w:val="ab"/>
            <w:rFonts w:hint="eastAsia"/>
            <w:noProof/>
          </w:rPr>
          <w:t>课题来源及意义</w:t>
        </w:r>
        <w:r w:rsidR="00746740">
          <w:rPr>
            <w:noProof/>
            <w:webHidden/>
          </w:rPr>
          <w:tab/>
        </w:r>
        <w:r w:rsidR="00746740">
          <w:rPr>
            <w:noProof/>
            <w:webHidden/>
          </w:rPr>
          <w:fldChar w:fldCharType="begin"/>
        </w:r>
        <w:r w:rsidR="00746740">
          <w:rPr>
            <w:noProof/>
            <w:webHidden/>
          </w:rPr>
          <w:instrText xml:space="preserve"> PAGEREF _Toc451936647 \h </w:instrText>
        </w:r>
        <w:r w:rsidR="00746740">
          <w:rPr>
            <w:noProof/>
            <w:webHidden/>
          </w:rPr>
        </w:r>
        <w:r w:rsidR="00746740">
          <w:rPr>
            <w:noProof/>
            <w:webHidden/>
          </w:rPr>
          <w:fldChar w:fldCharType="separate"/>
        </w:r>
        <w:r w:rsidR="00746740">
          <w:rPr>
            <w:noProof/>
            <w:webHidden/>
          </w:rPr>
          <w:t>1</w:t>
        </w:r>
        <w:r w:rsidR="00746740">
          <w:rPr>
            <w:noProof/>
            <w:webHidden/>
          </w:rPr>
          <w:fldChar w:fldCharType="end"/>
        </w:r>
      </w:hyperlink>
    </w:p>
    <w:p w14:paraId="60411CDE"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48" w:history="1">
        <w:r w:rsidR="00746740" w:rsidRPr="005A7317">
          <w:rPr>
            <w:rStyle w:val="ab"/>
            <w:noProof/>
          </w:rPr>
          <w:t>1.1.</w:t>
        </w:r>
        <w:r w:rsidR="00746740">
          <w:rPr>
            <w:rFonts w:asciiTheme="minorHAnsi" w:eastAsiaTheme="minorEastAsia" w:hAnsiTheme="minorHAnsi" w:cstheme="minorBidi"/>
            <w:noProof/>
            <w:kern w:val="2"/>
            <w:sz w:val="21"/>
            <w:szCs w:val="22"/>
          </w:rPr>
          <w:tab/>
        </w:r>
        <w:r w:rsidR="00746740" w:rsidRPr="005A7317">
          <w:rPr>
            <w:rStyle w:val="ab"/>
            <w:rFonts w:hint="eastAsia"/>
            <w:noProof/>
          </w:rPr>
          <w:t>课题来源</w:t>
        </w:r>
        <w:r w:rsidR="00746740">
          <w:rPr>
            <w:noProof/>
            <w:webHidden/>
          </w:rPr>
          <w:tab/>
        </w:r>
        <w:r w:rsidR="00746740">
          <w:rPr>
            <w:noProof/>
            <w:webHidden/>
          </w:rPr>
          <w:fldChar w:fldCharType="begin"/>
        </w:r>
        <w:r w:rsidR="00746740">
          <w:rPr>
            <w:noProof/>
            <w:webHidden/>
          </w:rPr>
          <w:instrText xml:space="preserve"> PAGEREF _Toc451936648 \h </w:instrText>
        </w:r>
        <w:r w:rsidR="00746740">
          <w:rPr>
            <w:noProof/>
            <w:webHidden/>
          </w:rPr>
        </w:r>
        <w:r w:rsidR="00746740">
          <w:rPr>
            <w:noProof/>
            <w:webHidden/>
          </w:rPr>
          <w:fldChar w:fldCharType="separate"/>
        </w:r>
        <w:r w:rsidR="00746740">
          <w:rPr>
            <w:noProof/>
            <w:webHidden/>
          </w:rPr>
          <w:t>1</w:t>
        </w:r>
        <w:r w:rsidR="00746740">
          <w:rPr>
            <w:noProof/>
            <w:webHidden/>
          </w:rPr>
          <w:fldChar w:fldCharType="end"/>
        </w:r>
      </w:hyperlink>
    </w:p>
    <w:p w14:paraId="3CFD5A99"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49" w:history="1">
        <w:r w:rsidR="00746740" w:rsidRPr="005A7317">
          <w:rPr>
            <w:rStyle w:val="ab"/>
            <w:noProof/>
          </w:rPr>
          <w:t>1.2.</w:t>
        </w:r>
        <w:r w:rsidR="00746740">
          <w:rPr>
            <w:rFonts w:asciiTheme="minorHAnsi" w:eastAsiaTheme="minorEastAsia" w:hAnsiTheme="minorHAnsi" w:cstheme="minorBidi"/>
            <w:noProof/>
            <w:kern w:val="2"/>
            <w:sz w:val="21"/>
            <w:szCs w:val="22"/>
          </w:rPr>
          <w:tab/>
        </w:r>
        <w:r w:rsidR="00746740" w:rsidRPr="005A7317">
          <w:rPr>
            <w:rStyle w:val="ab"/>
            <w:rFonts w:hint="eastAsia"/>
            <w:noProof/>
          </w:rPr>
          <w:t>课题意义</w:t>
        </w:r>
        <w:r w:rsidR="00746740">
          <w:rPr>
            <w:noProof/>
            <w:webHidden/>
          </w:rPr>
          <w:tab/>
        </w:r>
        <w:r w:rsidR="00746740">
          <w:rPr>
            <w:noProof/>
            <w:webHidden/>
          </w:rPr>
          <w:fldChar w:fldCharType="begin"/>
        </w:r>
        <w:r w:rsidR="00746740">
          <w:rPr>
            <w:noProof/>
            <w:webHidden/>
          </w:rPr>
          <w:instrText xml:space="preserve"> PAGEREF _Toc451936649 \h </w:instrText>
        </w:r>
        <w:r w:rsidR="00746740">
          <w:rPr>
            <w:noProof/>
            <w:webHidden/>
          </w:rPr>
        </w:r>
        <w:r w:rsidR="00746740">
          <w:rPr>
            <w:noProof/>
            <w:webHidden/>
          </w:rPr>
          <w:fldChar w:fldCharType="separate"/>
        </w:r>
        <w:r w:rsidR="00746740">
          <w:rPr>
            <w:noProof/>
            <w:webHidden/>
          </w:rPr>
          <w:t>1</w:t>
        </w:r>
        <w:r w:rsidR="00746740">
          <w:rPr>
            <w:noProof/>
            <w:webHidden/>
          </w:rPr>
          <w:fldChar w:fldCharType="end"/>
        </w:r>
      </w:hyperlink>
    </w:p>
    <w:p w14:paraId="5E897347" w14:textId="77777777" w:rsidR="00746740" w:rsidRDefault="000B43E9">
      <w:pPr>
        <w:pStyle w:val="11"/>
        <w:tabs>
          <w:tab w:val="left" w:pos="420"/>
          <w:tab w:val="right" w:leader="dot" w:pos="8296"/>
        </w:tabs>
        <w:rPr>
          <w:rFonts w:asciiTheme="minorHAnsi" w:eastAsiaTheme="minorEastAsia" w:hAnsiTheme="minorHAnsi" w:cstheme="minorBidi"/>
          <w:noProof/>
          <w:kern w:val="2"/>
          <w:sz w:val="21"/>
          <w:szCs w:val="22"/>
        </w:rPr>
      </w:pPr>
      <w:hyperlink w:anchor="_Toc451936650" w:history="1">
        <w:r w:rsidR="00746740" w:rsidRPr="005A7317">
          <w:rPr>
            <w:rStyle w:val="ab"/>
            <w:noProof/>
          </w:rPr>
          <w:t>2.</w:t>
        </w:r>
        <w:r w:rsidR="00746740">
          <w:rPr>
            <w:rFonts w:asciiTheme="minorHAnsi" w:eastAsiaTheme="minorEastAsia" w:hAnsiTheme="minorHAnsi" w:cstheme="minorBidi"/>
            <w:noProof/>
            <w:kern w:val="2"/>
            <w:sz w:val="21"/>
            <w:szCs w:val="22"/>
          </w:rPr>
          <w:tab/>
        </w:r>
        <w:r w:rsidR="00746740" w:rsidRPr="005A7317">
          <w:rPr>
            <w:rStyle w:val="ab"/>
            <w:rFonts w:hint="eastAsia"/>
            <w:noProof/>
          </w:rPr>
          <w:t>国内外现状分析</w:t>
        </w:r>
        <w:r w:rsidR="00746740">
          <w:rPr>
            <w:noProof/>
            <w:webHidden/>
          </w:rPr>
          <w:tab/>
        </w:r>
        <w:r w:rsidR="00746740">
          <w:rPr>
            <w:noProof/>
            <w:webHidden/>
          </w:rPr>
          <w:fldChar w:fldCharType="begin"/>
        </w:r>
        <w:r w:rsidR="00746740">
          <w:rPr>
            <w:noProof/>
            <w:webHidden/>
          </w:rPr>
          <w:instrText xml:space="preserve"> PAGEREF _Toc451936650 \h </w:instrText>
        </w:r>
        <w:r w:rsidR="00746740">
          <w:rPr>
            <w:noProof/>
            <w:webHidden/>
          </w:rPr>
        </w:r>
        <w:r w:rsidR="00746740">
          <w:rPr>
            <w:noProof/>
            <w:webHidden/>
          </w:rPr>
          <w:fldChar w:fldCharType="separate"/>
        </w:r>
        <w:r w:rsidR="00746740">
          <w:rPr>
            <w:noProof/>
            <w:webHidden/>
          </w:rPr>
          <w:t>1</w:t>
        </w:r>
        <w:r w:rsidR="00746740">
          <w:rPr>
            <w:noProof/>
            <w:webHidden/>
          </w:rPr>
          <w:fldChar w:fldCharType="end"/>
        </w:r>
      </w:hyperlink>
    </w:p>
    <w:p w14:paraId="5A184082"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51" w:history="1">
        <w:r w:rsidR="00746740" w:rsidRPr="005A7317">
          <w:rPr>
            <w:rStyle w:val="ab"/>
            <w:noProof/>
          </w:rPr>
          <w:t>2.1.</w:t>
        </w:r>
        <w:r w:rsidR="00746740">
          <w:rPr>
            <w:rFonts w:asciiTheme="minorHAnsi" w:eastAsiaTheme="minorEastAsia" w:hAnsiTheme="minorHAnsi" w:cstheme="minorBidi"/>
            <w:noProof/>
            <w:kern w:val="2"/>
            <w:sz w:val="21"/>
            <w:szCs w:val="22"/>
          </w:rPr>
          <w:tab/>
        </w:r>
        <w:r w:rsidR="00746740" w:rsidRPr="005A7317">
          <w:rPr>
            <w:rStyle w:val="ab"/>
            <w:rFonts w:hint="eastAsia"/>
            <w:noProof/>
          </w:rPr>
          <w:t>国外研究现状</w:t>
        </w:r>
        <w:r w:rsidR="00746740">
          <w:rPr>
            <w:noProof/>
            <w:webHidden/>
          </w:rPr>
          <w:tab/>
        </w:r>
        <w:r w:rsidR="00746740">
          <w:rPr>
            <w:noProof/>
            <w:webHidden/>
          </w:rPr>
          <w:fldChar w:fldCharType="begin"/>
        </w:r>
        <w:r w:rsidR="00746740">
          <w:rPr>
            <w:noProof/>
            <w:webHidden/>
          </w:rPr>
          <w:instrText xml:space="preserve"> PAGEREF _Toc451936651 \h </w:instrText>
        </w:r>
        <w:r w:rsidR="00746740">
          <w:rPr>
            <w:noProof/>
            <w:webHidden/>
          </w:rPr>
        </w:r>
        <w:r w:rsidR="00746740">
          <w:rPr>
            <w:noProof/>
            <w:webHidden/>
          </w:rPr>
          <w:fldChar w:fldCharType="separate"/>
        </w:r>
        <w:r w:rsidR="00746740">
          <w:rPr>
            <w:noProof/>
            <w:webHidden/>
          </w:rPr>
          <w:t>1</w:t>
        </w:r>
        <w:r w:rsidR="00746740">
          <w:rPr>
            <w:noProof/>
            <w:webHidden/>
          </w:rPr>
          <w:fldChar w:fldCharType="end"/>
        </w:r>
      </w:hyperlink>
    </w:p>
    <w:p w14:paraId="6F6FB3A2"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52" w:history="1">
        <w:r w:rsidR="00746740" w:rsidRPr="005A7317">
          <w:rPr>
            <w:rStyle w:val="ab"/>
            <w:noProof/>
          </w:rPr>
          <w:t>2.2.</w:t>
        </w:r>
        <w:r w:rsidR="00746740">
          <w:rPr>
            <w:rFonts w:asciiTheme="minorHAnsi" w:eastAsiaTheme="minorEastAsia" w:hAnsiTheme="minorHAnsi" w:cstheme="minorBidi"/>
            <w:noProof/>
            <w:kern w:val="2"/>
            <w:sz w:val="21"/>
            <w:szCs w:val="22"/>
          </w:rPr>
          <w:tab/>
        </w:r>
        <w:r w:rsidR="00746740" w:rsidRPr="005A7317">
          <w:rPr>
            <w:rStyle w:val="ab"/>
            <w:rFonts w:hint="eastAsia"/>
            <w:noProof/>
          </w:rPr>
          <w:t>国内研究现状</w:t>
        </w:r>
        <w:r w:rsidR="00746740">
          <w:rPr>
            <w:noProof/>
            <w:webHidden/>
          </w:rPr>
          <w:tab/>
        </w:r>
        <w:r w:rsidR="00746740">
          <w:rPr>
            <w:noProof/>
            <w:webHidden/>
          </w:rPr>
          <w:fldChar w:fldCharType="begin"/>
        </w:r>
        <w:r w:rsidR="00746740">
          <w:rPr>
            <w:noProof/>
            <w:webHidden/>
          </w:rPr>
          <w:instrText xml:space="preserve"> PAGEREF _Toc451936652 \h </w:instrText>
        </w:r>
        <w:r w:rsidR="00746740">
          <w:rPr>
            <w:noProof/>
            <w:webHidden/>
          </w:rPr>
        </w:r>
        <w:r w:rsidR="00746740">
          <w:rPr>
            <w:noProof/>
            <w:webHidden/>
          </w:rPr>
          <w:fldChar w:fldCharType="separate"/>
        </w:r>
        <w:r w:rsidR="00746740">
          <w:rPr>
            <w:noProof/>
            <w:webHidden/>
          </w:rPr>
          <w:t>1</w:t>
        </w:r>
        <w:r w:rsidR="00746740">
          <w:rPr>
            <w:noProof/>
            <w:webHidden/>
          </w:rPr>
          <w:fldChar w:fldCharType="end"/>
        </w:r>
      </w:hyperlink>
    </w:p>
    <w:p w14:paraId="2B4B4A16"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53" w:history="1">
        <w:r w:rsidR="00746740" w:rsidRPr="005A7317">
          <w:rPr>
            <w:rStyle w:val="ab"/>
            <w:noProof/>
          </w:rPr>
          <w:t>2.3.</w:t>
        </w:r>
        <w:r w:rsidR="00746740">
          <w:rPr>
            <w:rFonts w:asciiTheme="minorHAnsi" w:eastAsiaTheme="minorEastAsia" w:hAnsiTheme="minorHAnsi" w:cstheme="minorBidi"/>
            <w:noProof/>
            <w:kern w:val="2"/>
            <w:sz w:val="21"/>
            <w:szCs w:val="22"/>
          </w:rPr>
          <w:tab/>
        </w:r>
        <w:r w:rsidR="00746740" w:rsidRPr="005A7317">
          <w:rPr>
            <w:rStyle w:val="ab"/>
            <w:rFonts w:hint="eastAsia"/>
            <w:noProof/>
          </w:rPr>
          <w:t>对比分析</w:t>
        </w:r>
        <w:r w:rsidR="00746740">
          <w:rPr>
            <w:noProof/>
            <w:webHidden/>
          </w:rPr>
          <w:tab/>
        </w:r>
        <w:r w:rsidR="00746740">
          <w:rPr>
            <w:noProof/>
            <w:webHidden/>
          </w:rPr>
          <w:fldChar w:fldCharType="begin"/>
        </w:r>
        <w:r w:rsidR="00746740">
          <w:rPr>
            <w:noProof/>
            <w:webHidden/>
          </w:rPr>
          <w:instrText xml:space="preserve"> PAGEREF _Toc451936653 \h </w:instrText>
        </w:r>
        <w:r w:rsidR="00746740">
          <w:rPr>
            <w:noProof/>
            <w:webHidden/>
          </w:rPr>
        </w:r>
        <w:r w:rsidR="00746740">
          <w:rPr>
            <w:noProof/>
            <w:webHidden/>
          </w:rPr>
          <w:fldChar w:fldCharType="separate"/>
        </w:r>
        <w:r w:rsidR="00746740">
          <w:rPr>
            <w:noProof/>
            <w:webHidden/>
          </w:rPr>
          <w:t>2</w:t>
        </w:r>
        <w:r w:rsidR="00746740">
          <w:rPr>
            <w:noProof/>
            <w:webHidden/>
          </w:rPr>
          <w:fldChar w:fldCharType="end"/>
        </w:r>
      </w:hyperlink>
    </w:p>
    <w:p w14:paraId="0265E7C4" w14:textId="77777777" w:rsidR="00746740" w:rsidRDefault="000B43E9">
      <w:pPr>
        <w:pStyle w:val="11"/>
        <w:tabs>
          <w:tab w:val="left" w:pos="420"/>
          <w:tab w:val="right" w:leader="dot" w:pos="8296"/>
        </w:tabs>
        <w:rPr>
          <w:rFonts w:asciiTheme="minorHAnsi" w:eastAsiaTheme="minorEastAsia" w:hAnsiTheme="minorHAnsi" w:cstheme="minorBidi"/>
          <w:noProof/>
          <w:kern w:val="2"/>
          <w:sz w:val="21"/>
          <w:szCs w:val="22"/>
        </w:rPr>
      </w:pPr>
      <w:hyperlink w:anchor="_Toc451936654" w:history="1">
        <w:r w:rsidR="00746740" w:rsidRPr="005A7317">
          <w:rPr>
            <w:rStyle w:val="ab"/>
            <w:noProof/>
          </w:rPr>
          <w:t>3.</w:t>
        </w:r>
        <w:r w:rsidR="00746740">
          <w:rPr>
            <w:rFonts w:asciiTheme="minorHAnsi" w:eastAsiaTheme="minorEastAsia" w:hAnsiTheme="minorHAnsi" w:cstheme="minorBidi"/>
            <w:noProof/>
            <w:kern w:val="2"/>
            <w:sz w:val="21"/>
            <w:szCs w:val="22"/>
          </w:rPr>
          <w:tab/>
        </w:r>
        <w:r w:rsidR="00746740" w:rsidRPr="005A7317">
          <w:rPr>
            <w:rStyle w:val="ab"/>
            <w:rFonts w:hint="eastAsia"/>
            <w:noProof/>
          </w:rPr>
          <w:t>论文研究目标和内容</w:t>
        </w:r>
        <w:r w:rsidR="00746740">
          <w:rPr>
            <w:noProof/>
            <w:webHidden/>
          </w:rPr>
          <w:tab/>
        </w:r>
        <w:r w:rsidR="00746740">
          <w:rPr>
            <w:noProof/>
            <w:webHidden/>
          </w:rPr>
          <w:fldChar w:fldCharType="begin"/>
        </w:r>
        <w:r w:rsidR="00746740">
          <w:rPr>
            <w:noProof/>
            <w:webHidden/>
          </w:rPr>
          <w:instrText xml:space="preserve"> PAGEREF _Toc451936654 \h </w:instrText>
        </w:r>
        <w:r w:rsidR="00746740">
          <w:rPr>
            <w:noProof/>
            <w:webHidden/>
          </w:rPr>
        </w:r>
        <w:r w:rsidR="00746740">
          <w:rPr>
            <w:noProof/>
            <w:webHidden/>
          </w:rPr>
          <w:fldChar w:fldCharType="separate"/>
        </w:r>
        <w:r w:rsidR="00746740">
          <w:rPr>
            <w:noProof/>
            <w:webHidden/>
          </w:rPr>
          <w:t>2</w:t>
        </w:r>
        <w:r w:rsidR="00746740">
          <w:rPr>
            <w:noProof/>
            <w:webHidden/>
          </w:rPr>
          <w:fldChar w:fldCharType="end"/>
        </w:r>
      </w:hyperlink>
    </w:p>
    <w:p w14:paraId="1A78FF68"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55" w:history="1">
        <w:r w:rsidR="00746740" w:rsidRPr="005A7317">
          <w:rPr>
            <w:rStyle w:val="ab"/>
            <w:noProof/>
          </w:rPr>
          <w:t>3.1.</w:t>
        </w:r>
        <w:r w:rsidR="00746740">
          <w:rPr>
            <w:rFonts w:asciiTheme="minorHAnsi" w:eastAsiaTheme="minorEastAsia" w:hAnsiTheme="minorHAnsi" w:cstheme="minorBidi"/>
            <w:noProof/>
            <w:kern w:val="2"/>
            <w:sz w:val="21"/>
            <w:szCs w:val="22"/>
          </w:rPr>
          <w:tab/>
        </w:r>
        <w:r w:rsidR="00746740" w:rsidRPr="005A7317">
          <w:rPr>
            <w:rStyle w:val="ab"/>
            <w:rFonts w:hint="eastAsia"/>
            <w:noProof/>
          </w:rPr>
          <w:t>研究目标</w:t>
        </w:r>
        <w:r w:rsidR="00746740">
          <w:rPr>
            <w:noProof/>
            <w:webHidden/>
          </w:rPr>
          <w:tab/>
        </w:r>
        <w:r w:rsidR="00746740">
          <w:rPr>
            <w:noProof/>
            <w:webHidden/>
          </w:rPr>
          <w:fldChar w:fldCharType="begin"/>
        </w:r>
        <w:r w:rsidR="00746740">
          <w:rPr>
            <w:noProof/>
            <w:webHidden/>
          </w:rPr>
          <w:instrText xml:space="preserve"> PAGEREF _Toc451936655 \h </w:instrText>
        </w:r>
        <w:r w:rsidR="00746740">
          <w:rPr>
            <w:noProof/>
            <w:webHidden/>
          </w:rPr>
        </w:r>
        <w:r w:rsidR="00746740">
          <w:rPr>
            <w:noProof/>
            <w:webHidden/>
          </w:rPr>
          <w:fldChar w:fldCharType="separate"/>
        </w:r>
        <w:r w:rsidR="00746740">
          <w:rPr>
            <w:noProof/>
            <w:webHidden/>
          </w:rPr>
          <w:t>2</w:t>
        </w:r>
        <w:r w:rsidR="00746740">
          <w:rPr>
            <w:noProof/>
            <w:webHidden/>
          </w:rPr>
          <w:fldChar w:fldCharType="end"/>
        </w:r>
      </w:hyperlink>
    </w:p>
    <w:p w14:paraId="2EEAEAE9"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56" w:history="1">
        <w:r w:rsidR="00746740" w:rsidRPr="005A7317">
          <w:rPr>
            <w:rStyle w:val="ab"/>
            <w:noProof/>
          </w:rPr>
          <w:t>3.2.</w:t>
        </w:r>
        <w:r w:rsidR="00746740">
          <w:rPr>
            <w:rFonts w:asciiTheme="minorHAnsi" w:eastAsiaTheme="minorEastAsia" w:hAnsiTheme="minorHAnsi" w:cstheme="minorBidi"/>
            <w:noProof/>
            <w:kern w:val="2"/>
            <w:sz w:val="21"/>
            <w:szCs w:val="22"/>
          </w:rPr>
          <w:tab/>
        </w:r>
        <w:r w:rsidR="00746740" w:rsidRPr="005A7317">
          <w:rPr>
            <w:rStyle w:val="ab"/>
            <w:rFonts w:hint="eastAsia"/>
            <w:noProof/>
          </w:rPr>
          <w:t>研究内容</w:t>
        </w:r>
        <w:r w:rsidR="00746740">
          <w:rPr>
            <w:noProof/>
            <w:webHidden/>
          </w:rPr>
          <w:tab/>
        </w:r>
        <w:r w:rsidR="00746740">
          <w:rPr>
            <w:noProof/>
            <w:webHidden/>
          </w:rPr>
          <w:fldChar w:fldCharType="begin"/>
        </w:r>
        <w:r w:rsidR="00746740">
          <w:rPr>
            <w:noProof/>
            <w:webHidden/>
          </w:rPr>
          <w:instrText xml:space="preserve"> PAGEREF _Toc451936656 \h </w:instrText>
        </w:r>
        <w:r w:rsidR="00746740">
          <w:rPr>
            <w:noProof/>
            <w:webHidden/>
          </w:rPr>
        </w:r>
        <w:r w:rsidR="00746740">
          <w:rPr>
            <w:noProof/>
            <w:webHidden/>
          </w:rPr>
          <w:fldChar w:fldCharType="separate"/>
        </w:r>
        <w:r w:rsidR="00746740">
          <w:rPr>
            <w:noProof/>
            <w:webHidden/>
          </w:rPr>
          <w:t>2</w:t>
        </w:r>
        <w:r w:rsidR="00746740">
          <w:rPr>
            <w:noProof/>
            <w:webHidden/>
          </w:rPr>
          <w:fldChar w:fldCharType="end"/>
        </w:r>
      </w:hyperlink>
    </w:p>
    <w:p w14:paraId="0542CAFC" w14:textId="77777777" w:rsidR="00746740" w:rsidRDefault="000B43E9">
      <w:pPr>
        <w:pStyle w:val="11"/>
        <w:tabs>
          <w:tab w:val="left" w:pos="420"/>
          <w:tab w:val="right" w:leader="dot" w:pos="8296"/>
        </w:tabs>
        <w:rPr>
          <w:rFonts w:asciiTheme="minorHAnsi" w:eastAsiaTheme="minorEastAsia" w:hAnsiTheme="minorHAnsi" w:cstheme="minorBidi"/>
          <w:noProof/>
          <w:kern w:val="2"/>
          <w:sz w:val="21"/>
          <w:szCs w:val="22"/>
        </w:rPr>
      </w:pPr>
      <w:hyperlink w:anchor="_Toc451936657" w:history="1">
        <w:r w:rsidR="00746740" w:rsidRPr="005A7317">
          <w:rPr>
            <w:rStyle w:val="ab"/>
            <w:noProof/>
          </w:rPr>
          <w:t>4.</w:t>
        </w:r>
        <w:r w:rsidR="00746740">
          <w:rPr>
            <w:rFonts w:asciiTheme="minorHAnsi" w:eastAsiaTheme="minorEastAsia" w:hAnsiTheme="minorHAnsi" w:cstheme="minorBidi"/>
            <w:noProof/>
            <w:kern w:val="2"/>
            <w:sz w:val="21"/>
            <w:szCs w:val="22"/>
          </w:rPr>
          <w:tab/>
        </w:r>
        <w:r w:rsidR="00746740" w:rsidRPr="005A7317">
          <w:rPr>
            <w:rStyle w:val="ab"/>
            <w:rFonts w:hint="eastAsia"/>
            <w:noProof/>
          </w:rPr>
          <w:t>需求分析</w:t>
        </w:r>
        <w:r w:rsidR="00746740">
          <w:rPr>
            <w:noProof/>
            <w:webHidden/>
          </w:rPr>
          <w:tab/>
        </w:r>
        <w:r w:rsidR="00746740">
          <w:rPr>
            <w:noProof/>
            <w:webHidden/>
          </w:rPr>
          <w:fldChar w:fldCharType="begin"/>
        </w:r>
        <w:r w:rsidR="00746740">
          <w:rPr>
            <w:noProof/>
            <w:webHidden/>
          </w:rPr>
          <w:instrText xml:space="preserve"> PAGEREF _Toc451936657 \h </w:instrText>
        </w:r>
        <w:r w:rsidR="00746740">
          <w:rPr>
            <w:noProof/>
            <w:webHidden/>
          </w:rPr>
        </w:r>
        <w:r w:rsidR="00746740">
          <w:rPr>
            <w:noProof/>
            <w:webHidden/>
          </w:rPr>
          <w:fldChar w:fldCharType="separate"/>
        </w:r>
        <w:r w:rsidR="00746740">
          <w:rPr>
            <w:noProof/>
            <w:webHidden/>
          </w:rPr>
          <w:t>3</w:t>
        </w:r>
        <w:r w:rsidR="00746740">
          <w:rPr>
            <w:noProof/>
            <w:webHidden/>
          </w:rPr>
          <w:fldChar w:fldCharType="end"/>
        </w:r>
      </w:hyperlink>
    </w:p>
    <w:p w14:paraId="6E71CCF5"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58" w:history="1">
        <w:r w:rsidR="00746740" w:rsidRPr="005A7317">
          <w:rPr>
            <w:rStyle w:val="ab"/>
            <w:noProof/>
          </w:rPr>
          <w:t>4.1.</w:t>
        </w:r>
        <w:r w:rsidR="00746740">
          <w:rPr>
            <w:rFonts w:asciiTheme="minorHAnsi" w:eastAsiaTheme="minorEastAsia" w:hAnsiTheme="minorHAnsi" w:cstheme="minorBidi"/>
            <w:noProof/>
            <w:kern w:val="2"/>
            <w:sz w:val="21"/>
            <w:szCs w:val="22"/>
          </w:rPr>
          <w:tab/>
        </w:r>
        <w:r w:rsidR="00746740" w:rsidRPr="005A7317">
          <w:rPr>
            <w:rStyle w:val="ab"/>
            <w:rFonts w:hint="eastAsia"/>
            <w:noProof/>
          </w:rPr>
          <w:t>需求概述</w:t>
        </w:r>
        <w:r w:rsidR="00746740">
          <w:rPr>
            <w:noProof/>
            <w:webHidden/>
          </w:rPr>
          <w:tab/>
        </w:r>
        <w:r w:rsidR="00746740">
          <w:rPr>
            <w:noProof/>
            <w:webHidden/>
          </w:rPr>
          <w:fldChar w:fldCharType="begin"/>
        </w:r>
        <w:r w:rsidR="00746740">
          <w:rPr>
            <w:noProof/>
            <w:webHidden/>
          </w:rPr>
          <w:instrText xml:space="preserve"> PAGEREF _Toc451936658 \h </w:instrText>
        </w:r>
        <w:r w:rsidR="00746740">
          <w:rPr>
            <w:noProof/>
            <w:webHidden/>
          </w:rPr>
        </w:r>
        <w:r w:rsidR="00746740">
          <w:rPr>
            <w:noProof/>
            <w:webHidden/>
          </w:rPr>
          <w:fldChar w:fldCharType="separate"/>
        </w:r>
        <w:r w:rsidR="00746740">
          <w:rPr>
            <w:noProof/>
            <w:webHidden/>
          </w:rPr>
          <w:t>3</w:t>
        </w:r>
        <w:r w:rsidR="00746740">
          <w:rPr>
            <w:noProof/>
            <w:webHidden/>
          </w:rPr>
          <w:fldChar w:fldCharType="end"/>
        </w:r>
      </w:hyperlink>
    </w:p>
    <w:p w14:paraId="1ED0C1AD"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59" w:history="1">
        <w:r w:rsidR="00746740" w:rsidRPr="005A7317">
          <w:rPr>
            <w:rStyle w:val="ab"/>
            <w:noProof/>
          </w:rPr>
          <w:t>4.2.</w:t>
        </w:r>
        <w:r w:rsidR="00746740">
          <w:rPr>
            <w:rFonts w:asciiTheme="minorHAnsi" w:eastAsiaTheme="minorEastAsia" w:hAnsiTheme="minorHAnsi" w:cstheme="minorBidi"/>
            <w:noProof/>
            <w:kern w:val="2"/>
            <w:sz w:val="21"/>
            <w:szCs w:val="22"/>
          </w:rPr>
          <w:tab/>
        </w:r>
        <w:r w:rsidR="00746740" w:rsidRPr="005A7317">
          <w:rPr>
            <w:rStyle w:val="ab"/>
            <w:rFonts w:hint="eastAsia"/>
            <w:noProof/>
          </w:rPr>
          <w:t>业务需求梳理</w:t>
        </w:r>
        <w:r w:rsidR="00746740">
          <w:rPr>
            <w:noProof/>
            <w:webHidden/>
          </w:rPr>
          <w:tab/>
        </w:r>
        <w:r w:rsidR="00746740">
          <w:rPr>
            <w:noProof/>
            <w:webHidden/>
          </w:rPr>
          <w:fldChar w:fldCharType="begin"/>
        </w:r>
        <w:r w:rsidR="00746740">
          <w:rPr>
            <w:noProof/>
            <w:webHidden/>
          </w:rPr>
          <w:instrText xml:space="preserve"> PAGEREF _Toc451936659 \h </w:instrText>
        </w:r>
        <w:r w:rsidR="00746740">
          <w:rPr>
            <w:noProof/>
            <w:webHidden/>
          </w:rPr>
        </w:r>
        <w:r w:rsidR="00746740">
          <w:rPr>
            <w:noProof/>
            <w:webHidden/>
          </w:rPr>
          <w:fldChar w:fldCharType="separate"/>
        </w:r>
        <w:r w:rsidR="00746740">
          <w:rPr>
            <w:noProof/>
            <w:webHidden/>
          </w:rPr>
          <w:t>3</w:t>
        </w:r>
        <w:r w:rsidR="00746740">
          <w:rPr>
            <w:noProof/>
            <w:webHidden/>
          </w:rPr>
          <w:fldChar w:fldCharType="end"/>
        </w:r>
      </w:hyperlink>
    </w:p>
    <w:p w14:paraId="49A2C843"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60" w:history="1">
        <w:r w:rsidR="00746740" w:rsidRPr="005A7317">
          <w:rPr>
            <w:rStyle w:val="ab"/>
            <w:noProof/>
          </w:rPr>
          <w:t>4.3.</w:t>
        </w:r>
        <w:r w:rsidR="00746740">
          <w:rPr>
            <w:rFonts w:asciiTheme="minorHAnsi" w:eastAsiaTheme="minorEastAsia" w:hAnsiTheme="minorHAnsi" w:cstheme="minorBidi"/>
            <w:noProof/>
            <w:kern w:val="2"/>
            <w:sz w:val="21"/>
            <w:szCs w:val="22"/>
          </w:rPr>
          <w:tab/>
        </w:r>
        <w:r w:rsidR="00746740" w:rsidRPr="005A7317">
          <w:rPr>
            <w:rStyle w:val="ab"/>
            <w:rFonts w:hint="eastAsia"/>
            <w:noProof/>
          </w:rPr>
          <w:t>功能需求分析</w:t>
        </w:r>
        <w:r w:rsidR="00746740">
          <w:rPr>
            <w:noProof/>
            <w:webHidden/>
          </w:rPr>
          <w:tab/>
        </w:r>
        <w:r w:rsidR="00746740">
          <w:rPr>
            <w:noProof/>
            <w:webHidden/>
          </w:rPr>
          <w:fldChar w:fldCharType="begin"/>
        </w:r>
        <w:r w:rsidR="00746740">
          <w:rPr>
            <w:noProof/>
            <w:webHidden/>
          </w:rPr>
          <w:instrText xml:space="preserve"> PAGEREF _Toc451936660 \h </w:instrText>
        </w:r>
        <w:r w:rsidR="00746740">
          <w:rPr>
            <w:noProof/>
            <w:webHidden/>
          </w:rPr>
        </w:r>
        <w:r w:rsidR="00746740">
          <w:rPr>
            <w:noProof/>
            <w:webHidden/>
          </w:rPr>
          <w:fldChar w:fldCharType="separate"/>
        </w:r>
        <w:r w:rsidR="00746740">
          <w:rPr>
            <w:noProof/>
            <w:webHidden/>
          </w:rPr>
          <w:t>5</w:t>
        </w:r>
        <w:r w:rsidR="00746740">
          <w:rPr>
            <w:noProof/>
            <w:webHidden/>
          </w:rPr>
          <w:fldChar w:fldCharType="end"/>
        </w:r>
      </w:hyperlink>
    </w:p>
    <w:p w14:paraId="04E997F2"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61" w:history="1">
        <w:r w:rsidR="00746740" w:rsidRPr="005A7317">
          <w:rPr>
            <w:rStyle w:val="ab"/>
            <w:rFonts w:eastAsia="Adobe 仿宋 Std R"/>
            <w:noProof/>
          </w:rPr>
          <w:t>4.3.1.</w:t>
        </w:r>
        <w:r w:rsidR="00746740">
          <w:rPr>
            <w:rFonts w:asciiTheme="minorHAnsi" w:eastAsiaTheme="minorEastAsia" w:hAnsiTheme="minorHAnsi" w:cstheme="minorBidi"/>
            <w:noProof/>
            <w:kern w:val="2"/>
            <w:sz w:val="21"/>
            <w:szCs w:val="22"/>
          </w:rPr>
          <w:tab/>
        </w:r>
        <w:r w:rsidR="00746740" w:rsidRPr="005A7317">
          <w:rPr>
            <w:rStyle w:val="ab"/>
            <w:noProof/>
          </w:rPr>
          <w:t>XXX</w:t>
        </w:r>
        <w:r w:rsidR="00746740" w:rsidRPr="005A7317">
          <w:rPr>
            <w:rStyle w:val="ab"/>
            <w:rFonts w:hint="eastAsia"/>
            <w:noProof/>
          </w:rPr>
          <w:t>功能</w:t>
        </w:r>
        <w:r w:rsidR="00746740">
          <w:rPr>
            <w:noProof/>
            <w:webHidden/>
          </w:rPr>
          <w:tab/>
        </w:r>
        <w:r w:rsidR="00746740">
          <w:rPr>
            <w:noProof/>
            <w:webHidden/>
          </w:rPr>
          <w:fldChar w:fldCharType="begin"/>
        </w:r>
        <w:r w:rsidR="00746740">
          <w:rPr>
            <w:noProof/>
            <w:webHidden/>
          </w:rPr>
          <w:instrText xml:space="preserve"> PAGEREF _Toc451936661 \h </w:instrText>
        </w:r>
        <w:r w:rsidR="00746740">
          <w:rPr>
            <w:noProof/>
            <w:webHidden/>
          </w:rPr>
        </w:r>
        <w:r w:rsidR="00746740">
          <w:rPr>
            <w:noProof/>
            <w:webHidden/>
          </w:rPr>
          <w:fldChar w:fldCharType="separate"/>
        </w:r>
        <w:r w:rsidR="00746740">
          <w:rPr>
            <w:noProof/>
            <w:webHidden/>
          </w:rPr>
          <w:t>5</w:t>
        </w:r>
        <w:r w:rsidR="00746740">
          <w:rPr>
            <w:noProof/>
            <w:webHidden/>
          </w:rPr>
          <w:fldChar w:fldCharType="end"/>
        </w:r>
      </w:hyperlink>
    </w:p>
    <w:p w14:paraId="1076DE15"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62" w:history="1">
        <w:r w:rsidR="00746740" w:rsidRPr="005A7317">
          <w:rPr>
            <w:rStyle w:val="ab"/>
            <w:rFonts w:eastAsia="Adobe 仿宋 Std R"/>
            <w:noProof/>
          </w:rPr>
          <w:t>4.3.2.</w:t>
        </w:r>
        <w:r w:rsidR="00746740">
          <w:rPr>
            <w:rFonts w:asciiTheme="minorHAnsi" w:eastAsiaTheme="minorEastAsia" w:hAnsiTheme="minorHAnsi" w:cstheme="minorBidi"/>
            <w:noProof/>
            <w:kern w:val="2"/>
            <w:sz w:val="21"/>
            <w:szCs w:val="22"/>
          </w:rPr>
          <w:tab/>
        </w:r>
        <w:r w:rsidR="00746740" w:rsidRPr="005A7317">
          <w:rPr>
            <w:rStyle w:val="ab"/>
            <w:noProof/>
          </w:rPr>
          <w:t>XXX</w:t>
        </w:r>
        <w:r w:rsidR="00746740" w:rsidRPr="005A7317">
          <w:rPr>
            <w:rStyle w:val="ab"/>
            <w:rFonts w:hint="eastAsia"/>
            <w:noProof/>
          </w:rPr>
          <w:t>功能</w:t>
        </w:r>
        <w:r w:rsidR="00746740">
          <w:rPr>
            <w:noProof/>
            <w:webHidden/>
          </w:rPr>
          <w:tab/>
        </w:r>
        <w:r w:rsidR="00746740">
          <w:rPr>
            <w:noProof/>
            <w:webHidden/>
          </w:rPr>
          <w:fldChar w:fldCharType="begin"/>
        </w:r>
        <w:r w:rsidR="00746740">
          <w:rPr>
            <w:noProof/>
            <w:webHidden/>
          </w:rPr>
          <w:instrText xml:space="preserve"> PAGEREF _Toc451936662 \h </w:instrText>
        </w:r>
        <w:r w:rsidR="00746740">
          <w:rPr>
            <w:noProof/>
            <w:webHidden/>
          </w:rPr>
        </w:r>
        <w:r w:rsidR="00746740">
          <w:rPr>
            <w:noProof/>
            <w:webHidden/>
          </w:rPr>
          <w:fldChar w:fldCharType="separate"/>
        </w:r>
        <w:r w:rsidR="00746740">
          <w:rPr>
            <w:noProof/>
            <w:webHidden/>
          </w:rPr>
          <w:t>6</w:t>
        </w:r>
        <w:r w:rsidR="00746740">
          <w:rPr>
            <w:noProof/>
            <w:webHidden/>
          </w:rPr>
          <w:fldChar w:fldCharType="end"/>
        </w:r>
      </w:hyperlink>
    </w:p>
    <w:p w14:paraId="3B3283D3"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63" w:history="1">
        <w:r w:rsidR="00746740" w:rsidRPr="005A7317">
          <w:rPr>
            <w:rStyle w:val="ab"/>
            <w:rFonts w:eastAsia="Adobe 仿宋 Std R"/>
            <w:noProof/>
          </w:rPr>
          <w:t>4.3.3.</w:t>
        </w:r>
        <w:r w:rsidR="00746740">
          <w:rPr>
            <w:rFonts w:asciiTheme="minorHAnsi" w:eastAsiaTheme="minorEastAsia" w:hAnsiTheme="minorHAnsi" w:cstheme="minorBidi"/>
            <w:noProof/>
            <w:kern w:val="2"/>
            <w:sz w:val="21"/>
            <w:szCs w:val="22"/>
          </w:rPr>
          <w:tab/>
        </w:r>
        <w:r w:rsidR="00746740" w:rsidRPr="005A7317">
          <w:rPr>
            <w:rStyle w:val="ab"/>
            <w:noProof/>
          </w:rPr>
          <w:t>XXX</w:t>
        </w:r>
        <w:r w:rsidR="00746740" w:rsidRPr="005A7317">
          <w:rPr>
            <w:rStyle w:val="ab"/>
            <w:rFonts w:hint="eastAsia"/>
            <w:noProof/>
          </w:rPr>
          <w:t>功能</w:t>
        </w:r>
        <w:r w:rsidR="00746740">
          <w:rPr>
            <w:noProof/>
            <w:webHidden/>
          </w:rPr>
          <w:tab/>
        </w:r>
        <w:r w:rsidR="00746740">
          <w:rPr>
            <w:noProof/>
            <w:webHidden/>
          </w:rPr>
          <w:fldChar w:fldCharType="begin"/>
        </w:r>
        <w:r w:rsidR="00746740">
          <w:rPr>
            <w:noProof/>
            <w:webHidden/>
          </w:rPr>
          <w:instrText xml:space="preserve"> PAGEREF _Toc451936663 \h </w:instrText>
        </w:r>
        <w:r w:rsidR="00746740">
          <w:rPr>
            <w:noProof/>
            <w:webHidden/>
          </w:rPr>
        </w:r>
        <w:r w:rsidR="00746740">
          <w:rPr>
            <w:noProof/>
            <w:webHidden/>
          </w:rPr>
          <w:fldChar w:fldCharType="separate"/>
        </w:r>
        <w:r w:rsidR="00746740">
          <w:rPr>
            <w:noProof/>
            <w:webHidden/>
          </w:rPr>
          <w:t>7</w:t>
        </w:r>
        <w:r w:rsidR="00746740">
          <w:rPr>
            <w:noProof/>
            <w:webHidden/>
          </w:rPr>
          <w:fldChar w:fldCharType="end"/>
        </w:r>
      </w:hyperlink>
    </w:p>
    <w:p w14:paraId="1BF81856"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64" w:history="1">
        <w:r w:rsidR="00746740" w:rsidRPr="005A7317">
          <w:rPr>
            <w:rStyle w:val="ab"/>
            <w:noProof/>
          </w:rPr>
          <w:t>4.4.</w:t>
        </w:r>
        <w:r w:rsidR="00746740">
          <w:rPr>
            <w:rFonts w:asciiTheme="minorHAnsi" w:eastAsiaTheme="minorEastAsia" w:hAnsiTheme="minorHAnsi" w:cstheme="minorBidi"/>
            <w:noProof/>
            <w:kern w:val="2"/>
            <w:sz w:val="21"/>
            <w:szCs w:val="22"/>
          </w:rPr>
          <w:tab/>
        </w:r>
        <w:r w:rsidR="00746740" w:rsidRPr="005A7317">
          <w:rPr>
            <w:rStyle w:val="ab"/>
            <w:rFonts w:hint="eastAsia"/>
            <w:noProof/>
          </w:rPr>
          <w:t>系统功能结构图</w:t>
        </w:r>
        <w:r w:rsidR="00746740">
          <w:rPr>
            <w:noProof/>
            <w:webHidden/>
          </w:rPr>
          <w:tab/>
        </w:r>
        <w:r w:rsidR="00746740">
          <w:rPr>
            <w:noProof/>
            <w:webHidden/>
          </w:rPr>
          <w:fldChar w:fldCharType="begin"/>
        </w:r>
        <w:r w:rsidR="00746740">
          <w:rPr>
            <w:noProof/>
            <w:webHidden/>
          </w:rPr>
          <w:instrText xml:space="preserve"> PAGEREF _Toc451936664 \h </w:instrText>
        </w:r>
        <w:r w:rsidR="00746740">
          <w:rPr>
            <w:noProof/>
            <w:webHidden/>
          </w:rPr>
        </w:r>
        <w:r w:rsidR="00746740">
          <w:rPr>
            <w:noProof/>
            <w:webHidden/>
          </w:rPr>
          <w:fldChar w:fldCharType="separate"/>
        </w:r>
        <w:r w:rsidR="00746740">
          <w:rPr>
            <w:noProof/>
            <w:webHidden/>
          </w:rPr>
          <w:t>7</w:t>
        </w:r>
        <w:r w:rsidR="00746740">
          <w:rPr>
            <w:noProof/>
            <w:webHidden/>
          </w:rPr>
          <w:fldChar w:fldCharType="end"/>
        </w:r>
      </w:hyperlink>
    </w:p>
    <w:p w14:paraId="17CA5730" w14:textId="77777777" w:rsidR="00746740" w:rsidRDefault="000B43E9">
      <w:pPr>
        <w:pStyle w:val="11"/>
        <w:tabs>
          <w:tab w:val="left" w:pos="420"/>
          <w:tab w:val="right" w:leader="dot" w:pos="8296"/>
        </w:tabs>
        <w:rPr>
          <w:rFonts w:asciiTheme="minorHAnsi" w:eastAsiaTheme="minorEastAsia" w:hAnsiTheme="minorHAnsi" w:cstheme="minorBidi"/>
          <w:noProof/>
          <w:kern w:val="2"/>
          <w:sz w:val="21"/>
          <w:szCs w:val="22"/>
        </w:rPr>
      </w:pPr>
      <w:hyperlink w:anchor="_Toc451936665" w:history="1">
        <w:r w:rsidR="00746740" w:rsidRPr="005A7317">
          <w:rPr>
            <w:rStyle w:val="ab"/>
            <w:noProof/>
          </w:rPr>
          <w:t>5.</w:t>
        </w:r>
        <w:r w:rsidR="00746740">
          <w:rPr>
            <w:rFonts w:asciiTheme="minorHAnsi" w:eastAsiaTheme="minorEastAsia" w:hAnsiTheme="minorHAnsi" w:cstheme="minorBidi"/>
            <w:noProof/>
            <w:kern w:val="2"/>
            <w:sz w:val="21"/>
            <w:szCs w:val="22"/>
          </w:rPr>
          <w:tab/>
        </w:r>
        <w:r w:rsidR="00746740" w:rsidRPr="005A7317">
          <w:rPr>
            <w:rStyle w:val="ab"/>
            <w:rFonts w:hint="eastAsia"/>
            <w:noProof/>
          </w:rPr>
          <w:t>关键问题和解决方案</w:t>
        </w:r>
        <w:r w:rsidR="00746740">
          <w:rPr>
            <w:noProof/>
            <w:webHidden/>
          </w:rPr>
          <w:tab/>
        </w:r>
        <w:r w:rsidR="00746740">
          <w:rPr>
            <w:noProof/>
            <w:webHidden/>
          </w:rPr>
          <w:fldChar w:fldCharType="begin"/>
        </w:r>
        <w:r w:rsidR="00746740">
          <w:rPr>
            <w:noProof/>
            <w:webHidden/>
          </w:rPr>
          <w:instrText xml:space="preserve"> PAGEREF _Toc451936665 \h </w:instrText>
        </w:r>
        <w:r w:rsidR="00746740">
          <w:rPr>
            <w:noProof/>
            <w:webHidden/>
          </w:rPr>
        </w:r>
        <w:r w:rsidR="00746740">
          <w:rPr>
            <w:noProof/>
            <w:webHidden/>
          </w:rPr>
          <w:fldChar w:fldCharType="separate"/>
        </w:r>
        <w:r w:rsidR="00746740">
          <w:rPr>
            <w:noProof/>
            <w:webHidden/>
          </w:rPr>
          <w:t>8</w:t>
        </w:r>
        <w:r w:rsidR="00746740">
          <w:rPr>
            <w:noProof/>
            <w:webHidden/>
          </w:rPr>
          <w:fldChar w:fldCharType="end"/>
        </w:r>
      </w:hyperlink>
    </w:p>
    <w:p w14:paraId="487F8BE7"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66" w:history="1">
        <w:r w:rsidR="00746740" w:rsidRPr="005A7317">
          <w:rPr>
            <w:rStyle w:val="ab"/>
            <w:noProof/>
          </w:rPr>
          <w:t>5.1.</w:t>
        </w:r>
        <w:r w:rsidR="00746740">
          <w:rPr>
            <w:rFonts w:asciiTheme="minorHAnsi" w:eastAsiaTheme="minorEastAsia" w:hAnsiTheme="minorHAnsi" w:cstheme="minorBidi"/>
            <w:noProof/>
            <w:kern w:val="2"/>
            <w:sz w:val="21"/>
            <w:szCs w:val="22"/>
          </w:rPr>
          <w:tab/>
        </w:r>
        <w:r w:rsidR="00746740" w:rsidRPr="005A7317">
          <w:rPr>
            <w:rStyle w:val="ab"/>
            <w:rFonts w:hint="eastAsia"/>
            <w:noProof/>
          </w:rPr>
          <w:t>系统解决方案</w:t>
        </w:r>
        <w:r w:rsidR="00746740">
          <w:rPr>
            <w:noProof/>
            <w:webHidden/>
          </w:rPr>
          <w:tab/>
        </w:r>
        <w:r w:rsidR="00746740">
          <w:rPr>
            <w:noProof/>
            <w:webHidden/>
          </w:rPr>
          <w:fldChar w:fldCharType="begin"/>
        </w:r>
        <w:r w:rsidR="00746740">
          <w:rPr>
            <w:noProof/>
            <w:webHidden/>
          </w:rPr>
          <w:instrText xml:space="preserve"> PAGEREF _Toc451936666 \h </w:instrText>
        </w:r>
        <w:r w:rsidR="00746740">
          <w:rPr>
            <w:noProof/>
            <w:webHidden/>
          </w:rPr>
        </w:r>
        <w:r w:rsidR="00746740">
          <w:rPr>
            <w:noProof/>
            <w:webHidden/>
          </w:rPr>
          <w:fldChar w:fldCharType="separate"/>
        </w:r>
        <w:r w:rsidR="00746740">
          <w:rPr>
            <w:noProof/>
            <w:webHidden/>
          </w:rPr>
          <w:t>8</w:t>
        </w:r>
        <w:r w:rsidR="00746740">
          <w:rPr>
            <w:noProof/>
            <w:webHidden/>
          </w:rPr>
          <w:fldChar w:fldCharType="end"/>
        </w:r>
      </w:hyperlink>
    </w:p>
    <w:p w14:paraId="6026F0FC"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67" w:history="1">
        <w:r w:rsidR="00746740" w:rsidRPr="005A7317">
          <w:rPr>
            <w:rStyle w:val="ab"/>
            <w:rFonts w:eastAsia="Adobe 仿宋 Std R"/>
            <w:noProof/>
          </w:rPr>
          <w:t>5.1.1.</w:t>
        </w:r>
        <w:r w:rsidR="00746740">
          <w:rPr>
            <w:rFonts w:asciiTheme="minorHAnsi" w:eastAsiaTheme="minorEastAsia" w:hAnsiTheme="minorHAnsi" w:cstheme="minorBidi"/>
            <w:noProof/>
            <w:kern w:val="2"/>
            <w:sz w:val="21"/>
            <w:szCs w:val="22"/>
          </w:rPr>
          <w:tab/>
        </w:r>
        <w:r w:rsidR="00746740" w:rsidRPr="005A7317">
          <w:rPr>
            <w:rStyle w:val="ab"/>
            <w:rFonts w:hint="eastAsia"/>
            <w:noProof/>
          </w:rPr>
          <w:t>系统架构</w:t>
        </w:r>
        <w:r w:rsidR="00746740">
          <w:rPr>
            <w:noProof/>
            <w:webHidden/>
          </w:rPr>
          <w:tab/>
        </w:r>
        <w:r w:rsidR="00746740">
          <w:rPr>
            <w:noProof/>
            <w:webHidden/>
          </w:rPr>
          <w:fldChar w:fldCharType="begin"/>
        </w:r>
        <w:r w:rsidR="00746740">
          <w:rPr>
            <w:noProof/>
            <w:webHidden/>
          </w:rPr>
          <w:instrText xml:space="preserve"> PAGEREF _Toc451936667 \h </w:instrText>
        </w:r>
        <w:r w:rsidR="00746740">
          <w:rPr>
            <w:noProof/>
            <w:webHidden/>
          </w:rPr>
        </w:r>
        <w:r w:rsidR="00746740">
          <w:rPr>
            <w:noProof/>
            <w:webHidden/>
          </w:rPr>
          <w:fldChar w:fldCharType="separate"/>
        </w:r>
        <w:r w:rsidR="00746740">
          <w:rPr>
            <w:noProof/>
            <w:webHidden/>
          </w:rPr>
          <w:t>8</w:t>
        </w:r>
        <w:r w:rsidR="00746740">
          <w:rPr>
            <w:noProof/>
            <w:webHidden/>
          </w:rPr>
          <w:fldChar w:fldCharType="end"/>
        </w:r>
      </w:hyperlink>
    </w:p>
    <w:p w14:paraId="50F7EC1B"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68" w:history="1">
        <w:r w:rsidR="00746740" w:rsidRPr="005A7317">
          <w:rPr>
            <w:rStyle w:val="ab"/>
            <w:rFonts w:eastAsia="Adobe 仿宋 Std R"/>
            <w:noProof/>
          </w:rPr>
          <w:t>5.1.2.</w:t>
        </w:r>
        <w:r w:rsidR="00746740">
          <w:rPr>
            <w:rFonts w:asciiTheme="minorHAnsi" w:eastAsiaTheme="minorEastAsia" w:hAnsiTheme="minorHAnsi" w:cstheme="minorBidi"/>
            <w:noProof/>
            <w:kern w:val="2"/>
            <w:sz w:val="21"/>
            <w:szCs w:val="22"/>
          </w:rPr>
          <w:tab/>
        </w:r>
        <w:r w:rsidR="00746740" w:rsidRPr="005A7317">
          <w:rPr>
            <w:rStyle w:val="ab"/>
            <w:rFonts w:hint="eastAsia"/>
            <w:noProof/>
          </w:rPr>
          <w:t>技术选型</w:t>
        </w:r>
        <w:r w:rsidR="00746740">
          <w:rPr>
            <w:noProof/>
            <w:webHidden/>
          </w:rPr>
          <w:tab/>
        </w:r>
        <w:r w:rsidR="00746740">
          <w:rPr>
            <w:noProof/>
            <w:webHidden/>
          </w:rPr>
          <w:fldChar w:fldCharType="begin"/>
        </w:r>
        <w:r w:rsidR="00746740">
          <w:rPr>
            <w:noProof/>
            <w:webHidden/>
          </w:rPr>
          <w:instrText xml:space="preserve"> PAGEREF _Toc451936668 \h </w:instrText>
        </w:r>
        <w:r w:rsidR="00746740">
          <w:rPr>
            <w:noProof/>
            <w:webHidden/>
          </w:rPr>
        </w:r>
        <w:r w:rsidR="00746740">
          <w:rPr>
            <w:noProof/>
            <w:webHidden/>
          </w:rPr>
          <w:fldChar w:fldCharType="separate"/>
        </w:r>
        <w:r w:rsidR="00746740">
          <w:rPr>
            <w:noProof/>
            <w:webHidden/>
          </w:rPr>
          <w:t>10</w:t>
        </w:r>
        <w:r w:rsidR="00746740">
          <w:rPr>
            <w:noProof/>
            <w:webHidden/>
          </w:rPr>
          <w:fldChar w:fldCharType="end"/>
        </w:r>
      </w:hyperlink>
    </w:p>
    <w:p w14:paraId="5229AB9D"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69" w:history="1">
        <w:r w:rsidR="00746740" w:rsidRPr="005A7317">
          <w:rPr>
            <w:rStyle w:val="ab"/>
            <w:rFonts w:eastAsia="Adobe 仿宋 Std R"/>
            <w:noProof/>
          </w:rPr>
          <w:t>5.1.3.</w:t>
        </w:r>
        <w:r w:rsidR="00746740">
          <w:rPr>
            <w:rFonts w:asciiTheme="minorHAnsi" w:eastAsiaTheme="minorEastAsia" w:hAnsiTheme="minorHAnsi" w:cstheme="minorBidi"/>
            <w:noProof/>
            <w:kern w:val="2"/>
            <w:sz w:val="21"/>
            <w:szCs w:val="22"/>
          </w:rPr>
          <w:tab/>
        </w:r>
        <w:r w:rsidR="00746740" w:rsidRPr="005A7317">
          <w:rPr>
            <w:rStyle w:val="ab"/>
            <w:rFonts w:hint="eastAsia"/>
            <w:noProof/>
          </w:rPr>
          <w:t>设计原则</w:t>
        </w:r>
        <w:r w:rsidR="00746740">
          <w:rPr>
            <w:noProof/>
            <w:webHidden/>
          </w:rPr>
          <w:tab/>
        </w:r>
        <w:r w:rsidR="00746740">
          <w:rPr>
            <w:noProof/>
            <w:webHidden/>
          </w:rPr>
          <w:fldChar w:fldCharType="begin"/>
        </w:r>
        <w:r w:rsidR="00746740">
          <w:rPr>
            <w:noProof/>
            <w:webHidden/>
          </w:rPr>
          <w:instrText xml:space="preserve"> PAGEREF _Toc451936669 \h </w:instrText>
        </w:r>
        <w:r w:rsidR="00746740">
          <w:rPr>
            <w:noProof/>
            <w:webHidden/>
          </w:rPr>
        </w:r>
        <w:r w:rsidR="00746740">
          <w:rPr>
            <w:noProof/>
            <w:webHidden/>
          </w:rPr>
          <w:fldChar w:fldCharType="separate"/>
        </w:r>
        <w:r w:rsidR="00746740">
          <w:rPr>
            <w:noProof/>
            <w:webHidden/>
          </w:rPr>
          <w:t>11</w:t>
        </w:r>
        <w:r w:rsidR="00746740">
          <w:rPr>
            <w:noProof/>
            <w:webHidden/>
          </w:rPr>
          <w:fldChar w:fldCharType="end"/>
        </w:r>
      </w:hyperlink>
    </w:p>
    <w:p w14:paraId="23A97DC7"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70" w:history="1">
        <w:r w:rsidR="00746740" w:rsidRPr="005A7317">
          <w:rPr>
            <w:rStyle w:val="ab"/>
            <w:noProof/>
          </w:rPr>
          <w:t>5.2.</w:t>
        </w:r>
        <w:r w:rsidR="00746740">
          <w:rPr>
            <w:rFonts w:asciiTheme="minorHAnsi" w:eastAsiaTheme="minorEastAsia" w:hAnsiTheme="minorHAnsi" w:cstheme="minorBidi"/>
            <w:noProof/>
            <w:kern w:val="2"/>
            <w:sz w:val="21"/>
            <w:szCs w:val="22"/>
          </w:rPr>
          <w:tab/>
        </w:r>
        <w:r w:rsidR="00746740" w:rsidRPr="005A7317">
          <w:rPr>
            <w:rStyle w:val="ab"/>
            <w:rFonts w:hint="eastAsia"/>
            <w:noProof/>
          </w:rPr>
          <w:t>关键问题及解决思路（可以没有）</w:t>
        </w:r>
        <w:r w:rsidR="00746740">
          <w:rPr>
            <w:noProof/>
            <w:webHidden/>
          </w:rPr>
          <w:tab/>
        </w:r>
        <w:r w:rsidR="00746740">
          <w:rPr>
            <w:noProof/>
            <w:webHidden/>
          </w:rPr>
          <w:fldChar w:fldCharType="begin"/>
        </w:r>
        <w:r w:rsidR="00746740">
          <w:rPr>
            <w:noProof/>
            <w:webHidden/>
          </w:rPr>
          <w:instrText xml:space="preserve"> PAGEREF _Toc451936670 \h </w:instrText>
        </w:r>
        <w:r w:rsidR="00746740">
          <w:rPr>
            <w:noProof/>
            <w:webHidden/>
          </w:rPr>
        </w:r>
        <w:r w:rsidR="00746740">
          <w:rPr>
            <w:noProof/>
            <w:webHidden/>
          </w:rPr>
          <w:fldChar w:fldCharType="separate"/>
        </w:r>
        <w:r w:rsidR="00746740">
          <w:rPr>
            <w:noProof/>
            <w:webHidden/>
          </w:rPr>
          <w:t>12</w:t>
        </w:r>
        <w:r w:rsidR="00746740">
          <w:rPr>
            <w:noProof/>
            <w:webHidden/>
          </w:rPr>
          <w:fldChar w:fldCharType="end"/>
        </w:r>
      </w:hyperlink>
    </w:p>
    <w:p w14:paraId="384B09AB" w14:textId="77777777" w:rsidR="00746740" w:rsidRDefault="000B43E9">
      <w:pPr>
        <w:pStyle w:val="11"/>
        <w:tabs>
          <w:tab w:val="left" w:pos="420"/>
          <w:tab w:val="right" w:leader="dot" w:pos="8296"/>
        </w:tabs>
        <w:rPr>
          <w:rFonts w:asciiTheme="minorHAnsi" w:eastAsiaTheme="minorEastAsia" w:hAnsiTheme="minorHAnsi" w:cstheme="minorBidi"/>
          <w:noProof/>
          <w:kern w:val="2"/>
          <w:sz w:val="21"/>
          <w:szCs w:val="22"/>
        </w:rPr>
      </w:pPr>
      <w:hyperlink w:anchor="_Toc451936671" w:history="1">
        <w:r w:rsidR="00746740" w:rsidRPr="005A7317">
          <w:rPr>
            <w:rStyle w:val="ab"/>
            <w:noProof/>
          </w:rPr>
          <w:t>6.</w:t>
        </w:r>
        <w:r w:rsidR="00746740">
          <w:rPr>
            <w:rFonts w:asciiTheme="minorHAnsi" w:eastAsiaTheme="minorEastAsia" w:hAnsiTheme="minorHAnsi" w:cstheme="minorBidi"/>
            <w:noProof/>
            <w:kern w:val="2"/>
            <w:sz w:val="21"/>
            <w:szCs w:val="22"/>
          </w:rPr>
          <w:tab/>
        </w:r>
        <w:r w:rsidR="00746740" w:rsidRPr="005A7317">
          <w:rPr>
            <w:rStyle w:val="ab"/>
            <w:rFonts w:hint="eastAsia"/>
            <w:noProof/>
          </w:rPr>
          <w:t>预期的成果</w:t>
        </w:r>
        <w:r w:rsidR="00746740">
          <w:rPr>
            <w:noProof/>
            <w:webHidden/>
          </w:rPr>
          <w:tab/>
        </w:r>
        <w:r w:rsidR="00746740">
          <w:rPr>
            <w:noProof/>
            <w:webHidden/>
          </w:rPr>
          <w:fldChar w:fldCharType="begin"/>
        </w:r>
        <w:r w:rsidR="00746740">
          <w:rPr>
            <w:noProof/>
            <w:webHidden/>
          </w:rPr>
          <w:instrText xml:space="preserve"> PAGEREF _Toc451936671 \h </w:instrText>
        </w:r>
        <w:r w:rsidR="00746740">
          <w:rPr>
            <w:noProof/>
            <w:webHidden/>
          </w:rPr>
        </w:r>
        <w:r w:rsidR="00746740">
          <w:rPr>
            <w:noProof/>
            <w:webHidden/>
          </w:rPr>
          <w:fldChar w:fldCharType="separate"/>
        </w:r>
        <w:r w:rsidR="00746740">
          <w:rPr>
            <w:noProof/>
            <w:webHidden/>
          </w:rPr>
          <w:t>13</w:t>
        </w:r>
        <w:r w:rsidR="00746740">
          <w:rPr>
            <w:noProof/>
            <w:webHidden/>
          </w:rPr>
          <w:fldChar w:fldCharType="end"/>
        </w:r>
      </w:hyperlink>
    </w:p>
    <w:p w14:paraId="31BEBED0"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72" w:history="1">
        <w:r w:rsidR="00746740" w:rsidRPr="005A7317">
          <w:rPr>
            <w:rStyle w:val="ab"/>
            <w:noProof/>
          </w:rPr>
          <w:t>6.1.</w:t>
        </w:r>
        <w:r w:rsidR="00746740">
          <w:rPr>
            <w:rFonts w:asciiTheme="minorHAnsi" w:eastAsiaTheme="minorEastAsia" w:hAnsiTheme="minorHAnsi" w:cstheme="minorBidi"/>
            <w:noProof/>
            <w:kern w:val="2"/>
            <w:sz w:val="21"/>
            <w:szCs w:val="22"/>
          </w:rPr>
          <w:tab/>
        </w:r>
        <w:r w:rsidR="00746740" w:rsidRPr="005A7317">
          <w:rPr>
            <w:rStyle w:val="ab"/>
            <w:rFonts w:hint="eastAsia"/>
            <w:noProof/>
          </w:rPr>
          <w:t>研究成果</w:t>
        </w:r>
        <w:r w:rsidR="00746740">
          <w:rPr>
            <w:noProof/>
            <w:webHidden/>
          </w:rPr>
          <w:tab/>
        </w:r>
        <w:r w:rsidR="00746740">
          <w:rPr>
            <w:noProof/>
            <w:webHidden/>
          </w:rPr>
          <w:fldChar w:fldCharType="begin"/>
        </w:r>
        <w:r w:rsidR="00746740">
          <w:rPr>
            <w:noProof/>
            <w:webHidden/>
          </w:rPr>
          <w:instrText xml:space="preserve"> PAGEREF _Toc451936672 \h </w:instrText>
        </w:r>
        <w:r w:rsidR="00746740">
          <w:rPr>
            <w:noProof/>
            <w:webHidden/>
          </w:rPr>
        </w:r>
        <w:r w:rsidR="00746740">
          <w:rPr>
            <w:noProof/>
            <w:webHidden/>
          </w:rPr>
          <w:fldChar w:fldCharType="separate"/>
        </w:r>
        <w:r w:rsidR="00746740">
          <w:rPr>
            <w:noProof/>
            <w:webHidden/>
          </w:rPr>
          <w:t>13</w:t>
        </w:r>
        <w:r w:rsidR="00746740">
          <w:rPr>
            <w:noProof/>
            <w:webHidden/>
          </w:rPr>
          <w:fldChar w:fldCharType="end"/>
        </w:r>
      </w:hyperlink>
    </w:p>
    <w:p w14:paraId="7DAAF54B" w14:textId="77777777" w:rsidR="00746740" w:rsidRDefault="000B43E9">
      <w:pPr>
        <w:pStyle w:val="21"/>
        <w:tabs>
          <w:tab w:val="left" w:pos="1200"/>
          <w:tab w:val="right" w:leader="dot" w:pos="8296"/>
        </w:tabs>
        <w:ind w:left="480"/>
        <w:rPr>
          <w:rFonts w:asciiTheme="minorHAnsi" w:eastAsiaTheme="minorEastAsia" w:hAnsiTheme="minorHAnsi" w:cstheme="minorBidi"/>
          <w:noProof/>
          <w:kern w:val="2"/>
          <w:sz w:val="21"/>
          <w:szCs w:val="22"/>
        </w:rPr>
      </w:pPr>
      <w:hyperlink w:anchor="_Toc451936673" w:history="1">
        <w:r w:rsidR="00746740" w:rsidRPr="005A7317">
          <w:rPr>
            <w:rStyle w:val="ab"/>
            <w:noProof/>
          </w:rPr>
          <w:t>6.2.</w:t>
        </w:r>
        <w:r w:rsidR="00746740">
          <w:rPr>
            <w:rFonts w:asciiTheme="minorHAnsi" w:eastAsiaTheme="minorEastAsia" w:hAnsiTheme="minorHAnsi" w:cstheme="minorBidi"/>
            <w:noProof/>
            <w:kern w:val="2"/>
            <w:sz w:val="21"/>
            <w:szCs w:val="22"/>
          </w:rPr>
          <w:tab/>
        </w:r>
        <w:r w:rsidR="00746740" w:rsidRPr="005A7317">
          <w:rPr>
            <w:rStyle w:val="ab"/>
            <w:rFonts w:hint="eastAsia"/>
            <w:noProof/>
          </w:rPr>
          <w:t>技术指标</w:t>
        </w:r>
        <w:r w:rsidR="00746740">
          <w:rPr>
            <w:noProof/>
            <w:webHidden/>
          </w:rPr>
          <w:tab/>
        </w:r>
        <w:r w:rsidR="00746740">
          <w:rPr>
            <w:noProof/>
            <w:webHidden/>
          </w:rPr>
          <w:fldChar w:fldCharType="begin"/>
        </w:r>
        <w:r w:rsidR="00746740">
          <w:rPr>
            <w:noProof/>
            <w:webHidden/>
          </w:rPr>
          <w:instrText xml:space="preserve"> PAGEREF _Toc451936673 \h </w:instrText>
        </w:r>
        <w:r w:rsidR="00746740">
          <w:rPr>
            <w:noProof/>
            <w:webHidden/>
          </w:rPr>
        </w:r>
        <w:r w:rsidR="00746740">
          <w:rPr>
            <w:noProof/>
            <w:webHidden/>
          </w:rPr>
          <w:fldChar w:fldCharType="separate"/>
        </w:r>
        <w:r w:rsidR="00746740">
          <w:rPr>
            <w:noProof/>
            <w:webHidden/>
          </w:rPr>
          <w:t>14</w:t>
        </w:r>
        <w:r w:rsidR="00746740">
          <w:rPr>
            <w:noProof/>
            <w:webHidden/>
          </w:rPr>
          <w:fldChar w:fldCharType="end"/>
        </w:r>
      </w:hyperlink>
    </w:p>
    <w:p w14:paraId="2291463E" w14:textId="77777777" w:rsidR="00746740" w:rsidRDefault="000B43E9">
      <w:pPr>
        <w:pStyle w:val="11"/>
        <w:tabs>
          <w:tab w:val="left" w:pos="420"/>
          <w:tab w:val="right" w:leader="dot" w:pos="8296"/>
        </w:tabs>
        <w:rPr>
          <w:rFonts w:asciiTheme="minorHAnsi" w:eastAsiaTheme="minorEastAsia" w:hAnsiTheme="minorHAnsi" w:cstheme="minorBidi"/>
          <w:noProof/>
          <w:kern w:val="2"/>
          <w:sz w:val="21"/>
          <w:szCs w:val="22"/>
        </w:rPr>
      </w:pPr>
      <w:hyperlink w:anchor="_Toc451936674" w:history="1">
        <w:r w:rsidR="00746740" w:rsidRPr="005A7317">
          <w:rPr>
            <w:rStyle w:val="ab"/>
            <w:noProof/>
          </w:rPr>
          <w:t>7.</w:t>
        </w:r>
        <w:r w:rsidR="00746740">
          <w:rPr>
            <w:rFonts w:asciiTheme="minorHAnsi" w:eastAsiaTheme="minorEastAsia" w:hAnsiTheme="minorHAnsi" w:cstheme="minorBidi"/>
            <w:noProof/>
            <w:kern w:val="2"/>
            <w:sz w:val="21"/>
            <w:szCs w:val="22"/>
          </w:rPr>
          <w:tab/>
        </w:r>
        <w:r w:rsidR="00746740" w:rsidRPr="005A7317">
          <w:rPr>
            <w:rStyle w:val="ab"/>
            <w:rFonts w:hint="eastAsia"/>
            <w:noProof/>
          </w:rPr>
          <w:t>论文工作计划</w:t>
        </w:r>
        <w:r w:rsidR="00746740">
          <w:rPr>
            <w:noProof/>
            <w:webHidden/>
          </w:rPr>
          <w:tab/>
        </w:r>
        <w:r w:rsidR="00746740">
          <w:rPr>
            <w:noProof/>
            <w:webHidden/>
          </w:rPr>
          <w:fldChar w:fldCharType="begin"/>
        </w:r>
        <w:r w:rsidR="00746740">
          <w:rPr>
            <w:noProof/>
            <w:webHidden/>
          </w:rPr>
          <w:instrText xml:space="preserve"> PAGEREF _Toc451936674 \h </w:instrText>
        </w:r>
        <w:r w:rsidR="00746740">
          <w:rPr>
            <w:noProof/>
            <w:webHidden/>
          </w:rPr>
        </w:r>
        <w:r w:rsidR="00746740">
          <w:rPr>
            <w:noProof/>
            <w:webHidden/>
          </w:rPr>
          <w:fldChar w:fldCharType="separate"/>
        </w:r>
        <w:r w:rsidR="00746740">
          <w:rPr>
            <w:noProof/>
            <w:webHidden/>
          </w:rPr>
          <w:t>14</w:t>
        </w:r>
        <w:r w:rsidR="00746740">
          <w:rPr>
            <w:noProof/>
            <w:webHidden/>
          </w:rPr>
          <w:fldChar w:fldCharType="end"/>
        </w:r>
      </w:hyperlink>
    </w:p>
    <w:p w14:paraId="3A408613" w14:textId="77777777" w:rsidR="00746740" w:rsidRDefault="000B43E9">
      <w:pPr>
        <w:pStyle w:val="11"/>
        <w:tabs>
          <w:tab w:val="left" w:pos="420"/>
          <w:tab w:val="right" w:leader="dot" w:pos="8296"/>
        </w:tabs>
        <w:rPr>
          <w:rFonts w:asciiTheme="minorHAnsi" w:eastAsiaTheme="minorEastAsia" w:hAnsiTheme="minorHAnsi" w:cstheme="minorBidi"/>
          <w:noProof/>
          <w:kern w:val="2"/>
          <w:sz w:val="21"/>
          <w:szCs w:val="22"/>
        </w:rPr>
      </w:pPr>
      <w:hyperlink w:anchor="_Toc451936675" w:history="1">
        <w:r w:rsidR="00746740" w:rsidRPr="005A7317">
          <w:rPr>
            <w:rStyle w:val="ab"/>
            <w:noProof/>
          </w:rPr>
          <w:t>8.</w:t>
        </w:r>
        <w:r w:rsidR="00746740">
          <w:rPr>
            <w:rFonts w:asciiTheme="minorHAnsi" w:eastAsiaTheme="minorEastAsia" w:hAnsiTheme="minorHAnsi" w:cstheme="minorBidi"/>
            <w:noProof/>
            <w:kern w:val="2"/>
            <w:sz w:val="21"/>
            <w:szCs w:val="22"/>
          </w:rPr>
          <w:tab/>
        </w:r>
        <w:r w:rsidR="00746740" w:rsidRPr="005A7317">
          <w:rPr>
            <w:rStyle w:val="ab"/>
            <w:rFonts w:hint="eastAsia"/>
            <w:noProof/>
          </w:rPr>
          <w:t>主要参考文献</w:t>
        </w:r>
        <w:r w:rsidR="00746740">
          <w:rPr>
            <w:noProof/>
            <w:webHidden/>
          </w:rPr>
          <w:tab/>
        </w:r>
        <w:r w:rsidR="00746740">
          <w:rPr>
            <w:noProof/>
            <w:webHidden/>
          </w:rPr>
          <w:fldChar w:fldCharType="begin"/>
        </w:r>
        <w:r w:rsidR="00746740">
          <w:rPr>
            <w:noProof/>
            <w:webHidden/>
          </w:rPr>
          <w:instrText xml:space="preserve"> PAGEREF _Toc451936675 \h </w:instrText>
        </w:r>
        <w:r w:rsidR="00746740">
          <w:rPr>
            <w:noProof/>
            <w:webHidden/>
          </w:rPr>
        </w:r>
        <w:r w:rsidR="00746740">
          <w:rPr>
            <w:noProof/>
            <w:webHidden/>
          </w:rPr>
          <w:fldChar w:fldCharType="separate"/>
        </w:r>
        <w:r w:rsidR="00746740">
          <w:rPr>
            <w:noProof/>
            <w:webHidden/>
          </w:rPr>
          <w:t>15</w:t>
        </w:r>
        <w:r w:rsidR="00746740">
          <w:rPr>
            <w:noProof/>
            <w:webHidden/>
          </w:rPr>
          <w:fldChar w:fldCharType="end"/>
        </w:r>
      </w:hyperlink>
    </w:p>
    <w:p w14:paraId="52D37053" w14:textId="77777777" w:rsidR="008212E4" w:rsidRDefault="008212E4" w:rsidP="006801E2">
      <w:pPr>
        <w:spacing w:line="360" w:lineRule="auto"/>
        <w:jc w:val="center"/>
        <w:rPr>
          <w:sz w:val="32"/>
          <w:szCs w:val="32"/>
        </w:rPr>
        <w:sectPr w:rsidR="008212E4" w:rsidSect="004E08EA">
          <w:headerReference w:type="default" r:id="rId9"/>
          <w:footerReference w:type="even" r:id="rId10"/>
          <w:footerReference w:type="default" r:id="rId11"/>
          <w:headerReference w:type="first" r:id="rId12"/>
          <w:pgSz w:w="11906" w:h="16838"/>
          <w:pgMar w:top="1440" w:right="1800" w:bottom="1440" w:left="1800" w:header="851" w:footer="992" w:gutter="0"/>
          <w:pgNumType w:start="1"/>
          <w:cols w:space="425"/>
          <w:docGrid w:type="lines" w:linePitch="312"/>
        </w:sectPr>
      </w:pPr>
      <w:r w:rsidRPr="00FA776C">
        <w:rPr>
          <w:rFonts w:ascii="宋体" w:hAnsi="宋体"/>
          <w:sz w:val="32"/>
          <w:szCs w:val="32"/>
        </w:rPr>
        <w:fldChar w:fldCharType="end"/>
      </w:r>
    </w:p>
    <w:p w14:paraId="26AA9D40" w14:textId="2A6C16E0" w:rsidR="00426D7C" w:rsidDel="008C6DC4" w:rsidRDefault="00426D7C">
      <w:pPr>
        <w:widowControl/>
        <w:adjustRightInd/>
        <w:spacing w:line="240" w:lineRule="auto"/>
        <w:textAlignment w:val="auto"/>
        <w:rPr>
          <w:del w:id="0" w:author="tianlong" w:date="2016-08-05T12:30:00Z"/>
        </w:rPr>
      </w:pPr>
      <w:bookmarkStart w:id="1" w:name="_Toc451936647"/>
      <w:del w:id="2" w:author="tianlong" w:date="2016-08-05T12:30:00Z">
        <w:r w:rsidDel="008C6DC4">
          <w:rPr>
            <w:rFonts w:hint="eastAsia"/>
          </w:rPr>
          <w:lastRenderedPageBreak/>
          <w:delText>标记</w:delText>
        </w:r>
        <w:r w:rsidDel="008C6DC4">
          <w:delText>说明：</w:delText>
        </w:r>
      </w:del>
    </w:p>
    <w:p w14:paraId="170D5A79" w14:textId="30E486CC" w:rsidR="00426D7C" w:rsidDel="008C6DC4" w:rsidRDefault="00426D7C">
      <w:pPr>
        <w:widowControl/>
        <w:adjustRightInd/>
        <w:spacing w:line="240" w:lineRule="auto"/>
        <w:textAlignment w:val="auto"/>
        <w:rPr>
          <w:del w:id="3" w:author="tianlong" w:date="2016-08-05T12:30:00Z"/>
          <w:i/>
        </w:rPr>
      </w:pPr>
      <w:del w:id="4" w:author="tianlong" w:date="2016-08-05T12:30:00Z">
        <w:r w:rsidRPr="00426D7C" w:rsidDel="008C6DC4">
          <w:rPr>
            <w:i/>
          </w:rPr>
          <w:tab/>
        </w:r>
        <w:r w:rsidRPr="00426D7C" w:rsidDel="008C6DC4">
          <w:rPr>
            <w:rFonts w:hint="eastAsia"/>
            <w:i/>
          </w:rPr>
          <w:delText>文字</w:delText>
        </w:r>
        <w:r w:rsidRPr="00426D7C" w:rsidDel="008C6DC4">
          <w:rPr>
            <w:i/>
          </w:rPr>
          <w:delText>倾斜</w:delText>
        </w:r>
        <w:r w:rsidDel="008C6DC4">
          <w:rPr>
            <w:rFonts w:hint="eastAsia"/>
            <w:i/>
          </w:rPr>
          <w:delText>：</w:delText>
        </w:r>
        <w:r w:rsidDel="008C6DC4">
          <w:rPr>
            <w:i/>
          </w:rPr>
          <w:delText>论文模板</w:delText>
        </w:r>
      </w:del>
    </w:p>
    <w:p w14:paraId="7D05E03B" w14:textId="2C819279" w:rsidR="00426D7C" w:rsidDel="008C6DC4" w:rsidRDefault="00426D7C">
      <w:pPr>
        <w:widowControl/>
        <w:adjustRightInd/>
        <w:spacing w:line="240" w:lineRule="auto"/>
        <w:textAlignment w:val="auto"/>
        <w:rPr>
          <w:del w:id="5" w:author="tianlong" w:date="2016-08-05T12:30:00Z"/>
        </w:rPr>
      </w:pPr>
      <w:del w:id="6" w:author="tianlong" w:date="2016-08-05T12:30:00Z">
        <w:r w:rsidRPr="00426D7C" w:rsidDel="008C6DC4">
          <w:tab/>
        </w:r>
        <w:r w:rsidRPr="00136685" w:rsidDel="008C6DC4">
          <w:rPr>
            <w:rFonts w:hint="eastAsia"/>
            <w:highlight w:val="yellow"/>
          </w:rPr>
          <w:delText>黄色</w:delText>
        </w:r>
        <w:r w:rsidDel="008C6DC4">
          <w:rPr>
            <w:rFonts w:hint="eastAsia"/>
          </w:rPr>
          <w:delText>：</w:delText>
        </w:r>
        <w:r w:rsidDel="008C6DC4">
          <w:rPr>
            <w:rFonts w:hint="eastAsia"/>
          </w:rPr>
          <w:delText xml:space="preserve"> </w:delText>
        </w:r>
        <w:r w:rsidDel="008C6DC4">
          <w:rPr>
            <w:rFonts w:hint="eastAsia"/>
          </w:rPr>
          <w:delText>需要</w:delText>
        </w:r>
        <w:r w:rsidDel="008C6DC4">
          <w:delText>增加、修改内容</w:delText>
        </w:r>
      </w:del>
    </w:p>
    <w:p w14:paraId="7C44F970" w14:textId="3310902E" w:rsidR="00136685" w:rsidRPr="00426D7C" w:rsidDel="00E26FAD" w:rsidRDefault="00136685">
      <w:pPr>
        <w:widowControl/>
        <w:adjustRightInd/>
        <w:spacing w:line="240" w:lineRule="auto"/>
        <w:textAlignment w:val="auto"/>
        <w:rPr>
          <w:del w:id="7" w:author="tianlong" w:date="2016-08-04T06:20:00Z"/>
        </w:rPr>
      </w:pPr>
      <w:del w:id="8" w:author="tianlong" w:date="2016-08-05T12:30:00Z">
        <w:r w:rsidDel="008C6DC4">
          <w:tab/>
        </w:r>
        <w:r w:rsidDel="008C6DC4">
          <w:rPr>
            <w:rFonts w:hint="eastAsia"/>
          </w:rPr>
          <w:delText>批注</w:delText>
        </w:r>
        <w:r w:rsidDel="008C6DC4">
          <w:delText>：增删改需要</w:delText>
        </w:r>
        <w:r w:rsidDel="008C6DC4">
          <w:rPr>
            <w:rFonts w:hint="eastAsia"/>
          </w:rPr>
          <w:delText>注意</w:delText>
        </w:r>
        <w:r w:rsidDel="008C6DC4">
          <w:delText>和考虑的方面</w:delText>
        </w:r>
      </w:del>
    </w:p>
    <w:p w14:paraId="14890682" w14:textId="19F6A87E" w:rsidR="008212E4" w:rsidRDefault="008212E4" w:rsidP="006801E2">
      <w:pPr>
        <w:pStyle w:val="1"/>
        <w:spacing w:line="360" w:lineRule="auto"/>
      </w:pPr>
      <w:r>
        <w:rPr>
          <w:rFonts w:hint="eastAsia"/>
        </w:rPr>
        <w:t>课题来源及意义</w:t>
      </w:r>
      <w:bookmarkEnd w:id="1"/>
    </w:p>
    <w:p w14:paraId="67CB6159" w14:textId="77777777" w:rsidR="008212E4" w:rsidRDefault="008212E4" w:rsidP="004E0E01">
      <w:pPr>
        <w:pStyle w:val="2"/>
      </w:pPr>
      <w:bookmarkStart w:id="9" w:name="_Toc451936648"/>
      <w:r>
        <w:rPr>
          <w:rFonts w:hint="eastAsia"/>
        </w:rPr>
        <w:t>课题来源</w:t>
      </w:r>
      <w:bookmarkEnd w:id="9"/>
    </w:p>
    <w:p w14:paraId="614DA671" w14:textId="04666F77" w:rsidR="008C5B20" w:rsidRPr="00BF51F9" w:rsidDel="00E26FAD" w:rsidRDefault="008C5B20" w:rsidP="006801E2">
      <w:pPr>
        <w:spacing w:line="360" w:lineRule="auto"/>
        <w:ind w:firstLineChars="200" w:firstLine="480"/>
        <w:rPr>
          <w:del w:id="10" w:author="tianlong" w:date="2016-08-04T06:20:00Z"/>
          <w:rFonts w:ascii="宋体" w:hAnsi="宋体"/>
          <w:i/>
          <w:color w:val="F2F2F2" w:themeColor="background1" w:themeShade="F2"/>
          <w:szCs w:val="24"/>
        </w:rPr>
      </w:pPr>
      <w:commentRangeStart w:id="11"/>
      <w:del w:id="12" w:author="tianlong" w:date="2016-08-04T06:20:00Z">
        <w:r w:rsidRPr="00BF51F9" w:rsidDel="00E26FAD">
          <w:rPr>
            <w:rFonts w:hint="eastAsia"/>
            <w:i/>
            <w:color w:val="F2F2F2" w:themeColor="background1" w:themeShade="F2"/>
          </w:rPr>
          <w:delText>开</w:delText>
        </w:r>
        <w:r w:rsidRPr="00BF51F9" w:rsidDel="00E26FAD">
          <w:rPr>
            <w:i/>
            <w:color w:val="F2F2F2" w:themeColor="background1" w:themeShade="F2"/>
          </w:rPr>
          <w:delText>题报告拟讨论的</w:delText>
        </w:r>
        <w:r w:rsidRPr="00BF51F9" w:rsidDel="00E26FAD">
          <w:rPr>
            <w:b/>
            <w:i/>
            <w:color w:val="F2F2F2" w:themeColor="background1" w:themeShade="F2"/>
          </w:rPr>
          <w:delText>题目</w:delText>
        </w:r>
        <w:r w:rsidRPr="00BF51F9" w:rsidDel="00E26FAD">
          <w:rPr>
            <w:i/>
            <w:color w:val="F2F2F2" w:themeColor="background1" w:themeShade="F2"/>
          </w:rPr>
          <w:delText>（问题）是什么？简要说明题目的主要任务</w:delText>
        </w:r>
      </w:del>
    </w:p>
    <w:p w14:paraId="129218F9" w14:textId="6C1B0771" w:rsidR="00DE027C" w:rsidRDefault="001A21EE" w:rsidP="006801E2">
      <w:pPr>
        <w:spacing w:line="360" w:lineRule="auto"/>
        <w:ind w:firstLineChars="200" w:firstLine="480"/>
      </w:pPr>
      <w:r>
        <w:rPr>
          <w:rFonts w:ascii="宋体" w:hAnsi="宋体" w:hint="eastAsia"/>
          <w:szCs w:val="24"/>
        </w:rPr>
        <w:t>该</w:t>
      </w:r>
      <w:r>
        <w:rPr>
          <w:rFonts w:ascii="宋体" w:hAnsi="宋体"/>
          <w:szCs w:val="24"/>
        </w:rPr>
        <w:t>项目</w:t>
      </w:r>
      <w:r>
        <w:rPr>
          <w:rFonts w:ascii="宋体" w:hAnsi="宋体" w:hint="eastAsia"/>
          <w:szCs w:val="24"/>
        </w:rPr>
        <w:t>来源于</w:t>
      </w:r>
      <w:r w:rsidR="00E46DCD">
        <w:rPr>
          <w:rFonts w:ascii="宋体" w:hAnsi="宋体" w:hint="eastAsia"/>
          <w:szCs w:val="24"/>
        </w:rPr>
        <w:t>金联汇通信息</w:t>
      </w:r>
      <w:r w:rsidR="00E46DCD">
        <w:rPr>
          <w:rFonts w:ascii="宋体" w:hAnsi="宋体"/>
          <w:szCs w:val="24"/>
        </w:rPr>
        <w:t>技术</w:t>
      </w:r>
      <w:r>
        <w:rPr>
          <w:rFonts w:ascii="宋体" w:hAnsi="宋体" w:hint="eastAsia"/>
          <w:szCs w:val="24"/>
        </w:rPr>
        <w:t>有限公司J</w:t>
      </w:r>
      <w:r>
        <w:rPr>
          <w:rFonts w:ascii="宋体" w:hAnsi="宋体"/>
          <w:szCs w:val="24"/>
        </w:rPr>
        <w:t>avaCard调试系统</w:t>
      </w:r>
      <w:r>
        <w:rPr>
          <w:rFonts w:ascii="宋体" w:hAnsi="宋体" w:hint="eastAsia"/>
          <w:szCs w:val="24"/>
        </w:rPr>
        <w:t>项目</w:t>
      </w:r>
      <w:r>
        <w:rPr>
          <w:rFonts w:ascii="宋体" w:hAnsi="宋体"/>
          <w:szCs w:val="24"/>
        </w:rPr>
        <w:t>。</w:t>
      </w:r>
      <w:r w:rsidRPr="00B32E66">
        <w:rPr>
          <w:rFonts w:hint="eastAsia"/>
        </w:rPr>
        <w:t>研究目的在于设计一个</w:t>
      </w:r>
      <w:r w:rsidRPr="00B32E66">
        <w:rPr>
          <w:rFonts w:hint="eastAsia"/>
        </w:rPr>
        <w:t>Java</w:t>
      </w:r>
      <w:r w:rsidR="008C5B20">
        <w:rPr>
          <w:rFonts w:hint="eastAsia"/>
        </w:rPr>
        <w:t>C</w:t>
      </w:r>
      <w:r w:rsidR="008C5B20">
        <w:t>ard</w:t>
      </w:r>
      <w:r w:rsidR="00717FF3">
        <w:rPr>
          <w:rFonts w:hint="eastAsia"/>
        </w:rPr>
        <w:t>调试系统</w:t>
      </w:r>
      <w:r w:rsidRPr="00B32E66">
        <w:rPr>
          <w:rFonts w:hint="eastAsia"/>
        </w:rPr>
        <w:t>，</w:t>
      </w:r>
      <w:r w:rsidR="00861B3C">
        <w:rPr>
          <w:rFonts w:hint="eastAsia"/>
        </w:rPr>
        <w:t>解决</w:t>
      </w:r>
      <w:r w:rsidR="00861B3C">
        <w:rPr>
          <w:rFonts w:hint="eastAsia"/>
        </w:rPr>
        <w:t>J</w:t>
      </w:r>
      <w:r w:rsidR="00861B3C">
        <w:t>ava</w:t>
      </w:r>
      <w:r w:rsidR="00861B3C">
        <w:t>源码级调试的</w:t>
      </w:r>
      <w:r w:rsidR="00861B3C">
        <w:rPr>
          <w:rFonts w:hint="eastAsia"/>
        </w:rPr>
        <w:t>问题，从而</w:t>
      </w:r>
      <w:r w:rsidR="00535000">
        <w:rPr>
          <w:rFonts w:hint="eastAsia"/>
        </w:rPr>
        <w:t>加速</w:t>
      </w:r>
      <w:r w:rsidR="00535000">
        <w:t>开发人员</w:t>
      </w:r>
      <w:r w:rsidR="00535000">
        <w:rPr>
          <w:rFonts w:hint="eastAsia"/>
        </w:rPr>
        <w:t>对</w:t>
      </w:r>
      <w:r w:rsidR="00535000">
        <w:rPr>
          <w:rFonts w:hint="eastAsia"/>
        </w:rPr>
        <w:t>J</w:t>
      </w:r>
      <w:r w:rsidR="00535000">
        <w:t>ava</w:t>
      </w:r>
      <w:r w:rsidR="00535000">
        <w:t>卡</w:t>
      </w:r>
      <w:r w:rsidR="00535000">
        <w:rPr>
          <w:rFonts w:hint="eastAsia"/>
        </w:rPr>
        <w:t>操作</w:t>
      </w:r>
      <w:r w:rsidR="00535000">
        <w:t>系统和</w:t>
      </w:r>
      <w:r w:rsidR="00535000">
        <w:rPr>
          <w:rFonts w:hint="eastAsia"/>
        </w:rPr>
        <w:t>A</w:t>
      </w:r>
      <w:r w:rsidR="00535000">
        <w:t>pplet</w:t>
      </w:r>
      <w:r w:rsidR="00535000">
        <w:t>的开发</w:t>
      </w:r>
      <w:r w:rsidR="00535000">
        <w:rPr>
          <w:rFonts w:hint="eastAsia"/>
        </w:rPr>
        <w:t>与</w:t>
      </w:r>
      <w:r w:rsidR="00535000">
        <w:t>调试。</w:t>
      </w:r>
      <w:commentRangeEnd w:id="11"/>
      <w:r w:rsidR="00E26FAD">
        <w:rPr>
          <w:rStyle w:val="affb"/>
        </w:rPr>
        <w:commentReference w:id="11"/>
      </w:r>
    </w:p>
    <w:p w14:paraId="4A3D56C0" w14:textId="5CCA7496" w:rsidR="00DE027C" w:rsidRPr="00E46DCD" w:rsidDel="00E26FAD" w:rsidRDefault="00DE027C" w:rsidP="006801E2">
      <w:pPr>
        <w:spacing w:line="360" w:lineRule="auto"/>
        <w:ind w:firstLineChars="200" w:firstLine="480"/>
        <w:rPr>
          <w:del w:id="13" w:author="tianlong" w:date="2016-08-04T06:21:00Z"/>
          <w:i/>
          <w:color w:val="D9D9D9" w:themeColor="background1" w:themeShade="D9"/>
        </w:rPr>
      </w:pPr>
      <w:commentRangeStart w:id="14"/>
      <w:del w:id="15" w:author="tianlong" w:date="2016-08-04T06:21:00Z">
        <w:r w:rsidRPr="00E46DCD" w:rsidDel="00E26FAD">
          <w:rPr>
            <w:rFonts w:hint="eastAsia"/>
            <w:i/>
            <w:color w:val="D9D9D9" w:themeColor="background1" w:themeShade="D9"/>
          </w:rPr>
          <w:delText>为什么</w:delText>
        </w:r>
        <w:r w:rsidRPr="00E46DCD" w:rsidDel="00E26FAD">
          <w:rPr>
            <w:i/>
            <w:color w:val="D9D9D9" w:themeColor="background1" w:themeShade="D9"/>
          </w:rPr>
          <w:delText>选择该题目</w:delText>
        </w:r>
        <w:r w:rsidRPr="00E46DCD" w:rsidDel="00E26FAD">
          <w:rPr>
            <w:rFonts w:hint="eastAsia"/>
            <w:i/>
            <w:color w:val="D9D9D9" w:themeColor="background1" w:themeShade="D9"/>
          </w:rPr>
          <w:delText>？</w:delText>
        </w:r>
      </w:del>
    </w:p>
    <w:p w14:paraId="7A492ACD" w14:textId="2233CDA3" w:rsidR="00DE027C" w:rsidRDefault="00DE027C" w:rsidP="00DE027C">
      <w:pPr>
        <w:spacing w:line="360" w:lineRule="auto"/>
        <w:ind w:firstLineChars="200" w:firstLine="480"/>
      </w:pPr>
      <w:r>
        <w:rPr>
          <w:rFonts w:ascii="宋体" w:hAnsi="宋体"/>
          <w:szCs w:val="24"/>
        </w:rPr>
        <w:t>JavaCard是在传统智能卡的基础上发展而来，</w:t>
      </w:r>
      <w:r>
        <w:rPr>
          <w:rFonts w:ascii="宋体" w:hAnsi="宋体" w:hint="eastAsia"/>
          <w:szCs w:val="24"/>
        </w:rPr>
        <w:t>它</w:t>
      </w:r>
      <w:r>
        <w:rPr>
          <w:rFonts w:ascii="宋体" w:hAnsi="宋体"/>
          <w:szCs w:val="24"/>
        </w:rPr>
        <w:t>解决了传统智能卡的缺点和不足。</w:t>
      </w:r>
      <w:r w:rsidRPr="001F44AB">
        <w:rPr>
          <w:rFonts w:hint="eastAsia"/>
        </w:rPr>
        <w:t>近年来，</w:t>
      </w:r>
      <w:r>
        <w:rPr>
          <w:rFonts w:ascii="宋体" w:hAnsi="宋体" w:hint="eastAsia"/>
          <w:color w:val="000000"/>
        </w:rPr>
        <w:t>J</w:t>
      </w:r>
      <w:r>
        <w:rPr>
          <w:rFonts w:ascii="宋体" w:hAnsi="宋体"/>
          <w:color w:val="000000"/>
        </w:rPr>
        <w:t>ava Card</w:t>
      </w:r>
      <w:r w:rsidRPr="001F44AB">
        <w:t>发展迅猛</w:t>
      </w:r>
      <w:r w:rsidRPr="001F44AB">
        <w:rPr>
          <w:rFonts w:hint="eastAsia"/>
        </w:rPr>
        <w:t>，</w:t>
      </w:r>
      <w:r w:rsidRPr="001F44AB">
        <w:t>已经广泛的渗透到了人们生活的方方面面。</w:t>
      </w:r>
      <w:r w:rsidRPr="001F44AB">
        <w:rPr>
          <w:rFonts w:hint="eastAsia"/>
        </w:rPr>
        <w:t>J</w:t>
      </w:r>
      <w:r w:rsidRPr="001F44AB">
        <w:t>ava Card</w:t>
      </w:r>
      <w:r w:rsidRPr="001F44AB">
        <w:t>广泛应用在</w:t>
      </w:r>
      <w:r w:rsidRPr="001F44AB">
        <w:rPr>
          <w:rFonts w:hint="eastAsia"/>
        </w:rPr>
        <w:t>银行卡、手机卡、公交卡、社保卡、</w:t>
      </w:r>
      <w:r w:rsidRPr="001F44AB">
        <w:rPr>
          <w:rFonts w:hint="eastAsia"/>
        </w:rPr>
        <w:t>ETC</w:t>
      </w:r>
      <w:r w:rsidRPr="001F44AB">
        <w:rPr>
          <w:rFonts w:hint="eastAsia"/>
        </w:rPr>
        <w:t>卡等</w:t>
      </w:r>
      <w:r w:rsidRPr="001F44AB">
        <w:t>各个领域</w:t>
      </w:r>
      <w:r w:rsidRPr="001F44AB">
        <w:rPr>
          <w:rFonts w:hint="eastAsia"/>
        </w:rPr>
        <w:t>，</w:t>
      </w:r>
      <w:r w:rsidRPr="001F44AB">
        <w:t>市场</w:t>
      </w:r>
      <w:r w:rsidRPr="001F44AB">
        <w:rPr>
          <w:rFonts w:hint="eastAsia"/>
        </w:rPr>
        <w:t>对</w:t>
      </w:r>
      <w:r w:rsidRPr="001F44AB">
        <w:rPr>
          <w:rFonts w:hint="eastAsia"/>
        </w:rPr>
        <w:t>J</w:t>
      </w:r>
      <w:r w:rsidRPr="001F44AB">
        <w:t>ava Card</w:t>
      </w:r>
      <w:r w:rsidRPr="001F44AB">
        <w:t>要求越来越细致深入，开发也越来越</w:t>
      </w:r>
      <w:r w:rsidRPr="001F44AB">
        <w:rPr>
          <w:rFonts w:hint="eastAsia"/>
        </w:rPr>
        <w:t>复杂</w:t>
      </w:r>
      <w:r w:rsidRPr="001F44AB">
        <w:t>。</w:t>
      </w:r>
      <w:r w:rsidRPr="001F44AB">
        <w:rPr>
          <w:rFonts w:hint="eastAsia"/>
        </w:rPr>
        <w:t>市场</w:t>
      </w:r>
      <w:r w:rsidRPr="001F44AB">
        <w:t>竞争日趋激烈，致使</w:t>
      </w:r>
      <w:r w:rsidRPr="001F44AB">
        <w:rPr>
          <w:rFonts w:hint="eastAsia"/>
        </w:rPr>
        <w:t>对</w:t>
      </w:r>
      <w:r w:rsidRPr="001F44AB">
        <w:rPr>
          <w:rFonts w:hint="eastAsia"/>
        </w:rPr>
        <w:t>J</w:t>
      </w:r>
      <w:r w:rsidRPr="001F44AB">
        <w:t>ava Card</w:t>
      </w:r>
      <w:r w:rsidRPr="001F44AB">
        <w:t>系统开发周期</w:t>
      </w:r>
      <w:r w:rsidRPr="001F44AB">
        <w:rPr>
          <w:rFonts w:hint="eastAsia"/>
        </w:rPr>
        <w:t>要求</w:t>
      </w:r>
      <w:r w:rsidRPr="001F44AB">
        <w:t>越来越短，因此，</w:t>
      </w:r>
      <w:r w:rsidRPr="001F44AB">
        <w:rPr>
          <w:rFonts w:hint="eastAsia"/>
        </w:rPr>
        <w:t>开发</w:t>
      </w:r>
      <w:r w:rsidRPr="001F44AB">
        <w:t>一套支撑</w:t>
      </w:r>
      <w:r w:rsidRPr="001F44AB">
        <w:rPr>
          <w:rFonts w:hint="eastAsia"/>
        </w:rPr>
        <w:t>J</w:t>
      </w:r>
      <w:r w:rsidRPr="001F44AB">
        <w:t>ava Card</w:t>
      </w:r>
      <w:r w:rsidRPr="001F44AB">
        <w:rPr>
          <w:rFonts w:hint="eastAsia"/>
        </w:rPr>
        <w:t>系统</w:t>
      </w:r>
      <w:r w:rsidRPr="001F44AB">
        <w:t>高效开发的</w:t>
      </w:r>
      <w:r w:rsidRPr="001F44AB">
        <w:rPr>
          <w:rFonts w:hint="eastAsia"/>
        </w:rPr>
        <w:t>调试</w:t>
      </w:r>
      <w:r w:rsidRPr="001F44AB">
        <w:t>工具就显得至关重要</w:t>
      </w:r>
      <w:r w:rsidRPr="001F44AB">
        <w:rPr>
          <w:rFonts w:hint="eastAsia"/>
        </w:rPr>
        <w:t>。</w:t>
      </w:r>
      <w:commentRangeEnd w:id="14"/>
      <w:r w:rsidR="00E26FAD">
        <w:rPr>
          <w:rStyle w:val="affb"/>
        </w:rPr>
        <w:commentReference w:id="14"/>
      </w:r>
    </w:p>
    <w:p w14:paraId="3864AC6C" w14:textId="6C5AD109" w:rsidR="00C951EE" w:rsidRPr="00BF51F9" w:rsidDel="00E26FAD" w:rsidRDefault="00C951EE" w:rsidP="00DE027C">
      <w:pPr>
        <w:spacing w:line="360" w:lineRule="auto"/>
        <w:ind w:firstLineChars="200" w:firstLine="480"/>
        <w:rPr>
          <w:del w:id="16" w:author="tianlong" w:date="2016-08-04T06:21:00Z"/>
          <w:i/>
          <w:color w:val="F2F2F2" w:themeColor="background1" w:themeShade="F2"/>
        </w:rPr>
      </w:pPr>
      <w:commentRangeStart w:id="17"/>
      <w:del w:id="18" w:author="tianlong" w:date="2016-08-04T06:21:00Z">
        <w:r w:rsidRPr="00BF51F9" w:rsidDel="00E26FAD">
          <w:rPr>
            <w:rFonts w:hint="eastAsia"/>
            <w:i/>
            <w:color w:val="F2F2F2" w:themeColor="background1" w:themeShade="F2"/>
          </w:rPr>
          <w:delText>现实</w:delText>
        </w:r>
        <w:r w:rsidRPr="00BF51F9" w:rsidDel="00E26FAD">
          <w:rPr>
            <w:i/>
            <w:color w:val="F2F2F2" w:themeColor="background1" w:themeShade="F2"/>
          </w:rPr>
          <w:delText>实用意义和</w:delText>
        </w:r>
        <w:r w:rsidRPr="00BF51F9" w:rsidDel="00E26FAD">
          <w:rPr>
            <w:rFonts w:hint="eastAsia"/>
            <w:i/>
            <w:color w:val="F2F2F2" w:themeColor="background1" w:themeShade="F2"/>
          </w:rPr>
          <w:delText>理论</w:delText>
        </w:r>
        <w:r w:rsidRPr="00BF51F9" w:rsidDel="00E26FAD">
          <w:rPr>
            <w:i/>
            <w:color w:val="F2F2F2" w:themeColor="background1" w:themeShade="F2"/>
          </w:rPr>
          <w:delText>指导意义？</w:delText>
        </w:r>
      </w:del>
    </w:p>
    <w:p w14:paraId="704E11CD" w14:textId="29C8F694" w:rsidR="0036209C" w:rsidRDefault="00BF51F9" w:rsidP="00C951EE">
      <w:pPr>
        <w:spacing w:line="360" w:lineRule="auto"/>
        <w:ind w:firstLineChars="200" w:firstLine="480"/>
      </w:pPr>
      <w:r>
        <w:rPr>
          <w:color w:val="000000"/>
        </w:rPr>
        <w:t>Java</w:t>
      </w:r>
      <w:commentRangeEnd w:id="17"/>
      <w:r w:rsidR="00E26FAD">
        <w:rPr>
          <w:rStyle w:val="affb"/>
        </w:rPr>
        <w:commentReference w:id="17"/>
      </w:r>
      <w:r w:rsidR="0036209C">
        <w:rPr>
          <w:rFonts w:hint="eastAsia"/>
          <w:color w:val="000000"/>
        </w:rPr>
        <w:t>开发</w:t>
      </w:r>
      <w:r w:rsidR="0036209C">
        <w:rPr>
          <w:color w:val="000000"/>
        </w:rPr>
        <w:t>与</w:t>
      </w:r>
      <w:r>
        <w:rPr>
          <w:color w:val="000000"/>
        </w:rPr>
        <w:t>调试已经具备了比较成熟的平台调试体系规范</w:t>
      </w:r>
      <w:r>
        <w:rPr>
          <w:color w:val="000000"/>
        </w:rPr>
        <w:t>——JPDA</w:t>
      </w:r>
      <w:r>
        <w:rPr>
          <w:rFonts w:hint="eastAsia"/>
          <w:color w:val="000000"/>
        </w:rPr>
        <w:t>（</w:t>
      </w:r>
      <w:r>
        <w:rPr>
          <w:rFonts w:hint="eastAsia"/>
          <w:color w:val="000000"/>
        </w:rPr>
        <w:t>J</w:t>
      </w:r>
      <w:r>
        <w:rPr>
          <w:color w:val="000000"/>
        </w:rPr>
        <w:t>ava Platform Debugger Architecture</w:t>
      </w:r>
      <w:r>
        <w:rPr>
          <w:color w:val="000000"/>
        </w:rPr>
        <w:t>）</w:t>
      </w:r>
      <w:r>
        <w:rPr>
          <w:rFonts w:hint="eastAsia"/>
          <w:color w:val="000000"/>
        </w:rPr>
        <w:t>，</w:t>
      </w:r>
      <w:r w:rsidR="0036209C">
        <w:rPr>
          <w:rFonts w:hint="eastAsia"/>
          <w:color w:val="000000"/>
        </w:rPr>
        <w:t>而</w:t>
      </w:r>
      <w:r w:rsidR="0036209C">
        <w:rPr>
          <w:rFonts w:hint="eastAsia"/>
          <w:color w:val="000000"/>
        </w:rPr>
        <w:t>J</w:t>
      </w:r>
      <w:r w:rsidR="0036209C">
        <w:rPr>
          <w:color w:val="000000"/>
        </w:rPr>
        <w:t>avaCard</w:t>
      </w:r>
      <w:r w:rsidR="0036209C">
        <w:rPr>
          <w:rFonts w:hint="eastAsia"/>
          <w:color w:val="000000"/>
        </w:rPr>
        <w:t>开发</w:t>
      </w:r>
      <w:r w:rsidR="0036209C">
        <w:rPr>
          <w:color w:val="000000"/>
        </w:rPr>
        <w:t>与调试</w:t>
      </w:r>
      <w:r w:rsidR="0036209C">
        <w:rPr>
          <w:rFonts w:hint="eastAsia"/>
          <w:color w:val="000000"/>
        </w:rPr>
        <w:t>应用</w:t>
      </w:r>
      <w:r w:rsidR="0036209C">
        <w:rPr>
          <w:color w:val="000000"/>
        </w:rPr>
        <w:t>专业化，</w:t>
      </w:r>
      <w:r w:rsidR="0036209C">
        <w:rPr>
          <w:rFonts w:hint="eastAsia"/>
          <w:color w:val="000000"/>
        </w:rPr>
        <w:t>目前</w:t>
      </w:r>
      <w:r w:rsidR="0036209C">
        <w:rPr>
          <w:color w:val="000000"/>
        </w:rPr>
        <w:t>的</w:t>
      </w:r>
      <w:r w:rsidR="0036209C">
        <w:rPr>
          <w:rFonts w:hint="eastAsia"/>
          <w:color w:val="000000"/>
        </w:rPr>
        <w:t>J</w:t>
      </w:r>
      <w:r w:rsidR="0036209C">
        <w:rPr>
          <w:color w:val="000000"/>
        </w:rPr>
        <w:t>ava</w:t>
      </w:r>
      <w:r w:rsidR="0036209C">
        <w:rPr>
          <w:color w:val="000000"/>
        </w:rPr>
        <w:t>卡平台规范中</w:t>
      </w:r>
      <w:r w:rsidR="0036209C">
        <w:rPr>
          <w:rFonts w:hint="eastAsia"/>
          <w:color w:val="000000"/>
        </w:rPr>
        <w:t>没有</w:t>
      </w:r>
      <w:r w:rsidR="0036209C">
        <w:rPr>
          <w:color w:val="000000"/>
        </w:rPr>
        <w:t>包含对</w:t>
      </w:r>
      <w:r w:rsidR="00226663">
        <w:rPr>
          <w:rFonts w:hint="eastAsia"/>
          <w:color w:val="000000"/>
        </w:rPr>
        <w:t>J</w:t>
      </w:r>
      <w:r w:rsidR="00226663">
        <w:rPr>
          <w:color w:val="000000"/>
        </w:rPr>
        <w:t>avaCard</w:t>
      </w:r>
      <w:r w:rsidR="0036209C">
        <w:rPr>
          <w:color w:val="000000"/>
        </w:rPr>
        <w:t>调试体系的</w:t>
      </w:r>
      <w:r w:rsidR="0036209C">
        <w:rPr>
          <w:rFonts w:hint="eastAsia"/>
          <w:color w:val="000000"/>
        </w:rPr>
        <w:t>描述</w:t>
      </w:r>
      <w:r w:rsidR="0036209C">
        <w:rPr>
          <w:color w:val="000000"/>
        </w:rPr>
        <w:t>，</w:t>
      </w:r>
      <w:r w:rsidR="0036209C">
        <w:rPr>
          <w:rFonts w:hint="eastAsia"/>
          <w:color w:val="000000"/>
        </w:rPr>
        <w:t>由于</w:t>
      </w:r>
      <w:r w:rsidR="0036209C">
        <w:rPr>
          <w:color w:val="000000"/>
        </w:rPr>
        <w:t>部分现有工具未开源等因素的</w:t>
      </w:r>
      <w:r w:rsidR="0036209C">
        <w:rPr>
          <w:rFonts w:hint="eastAsia"/>
          <w:color w:val="000000"/>
        </w:rPr>
        <w:t>制约</w:t>
      </w:r>
      <w:r w:rsidR="0036209C">
        <w:rPr>
          <w:color w:val="000000"/>
        </w:rPr>
        <w:t>，还没有能够完全满足</w:t>
      </w:r>
      <w:r w:rsidR="0036209C">
        <w:rPr>
          <w:rFonts w:hint="eastAsia"/>
        </w:rPr>
        <w:t>J</w:t>
      </w:r>
      <w:r w:rsidR="0036209C">
        <w:t>ava</w:t>
      </w:r>
      <w:r w:rsidR="0036209C">
        <w:t>卡</w:t>
      </w:r>
      <w:r w:rsidR="0036209C">
        <w:rPr>
          <w:rFonts w:hint="eastAsia"/>
        </w:rPr>
        <w:t>操作</w:t>
      </w:r>
      <w:r w:rsidR="0036209C">
        <w:t>系统和</w:t>
      </w:r>
      <w:r w:rsidR="0036209C">
        <w:rPr>
          <w:rFonts w:hint="eastAsia"/>
        </w:rPr>
        <w:t>A</w:t>
      </w:r>
      <w:r w:rsidR="0036209C">
        <w:t>pplet</w:t>
      </w:r>
      <w:r w:rsidR="0036209C">
        <w:rPr>
          <w:rFonts w:hint="eastAsia"/>
        </w:rPr>
        <w:t>的开发</w:t>
      </w:r>
      <w:r w:rsidR="0036209C">
        <w:t>与调试工具</w:t>
      </w:r>
      <w:r w:rsidR="0036209C">
        <w:rPr>
          <w:rFonts w:hint="eastAsia"/>
        </w:rPr>
        <w:t>。</w:t>
      </w:r>
      <w:r w:rsidR="0036209C">
        <w:rPr>
          <w:color w:val="000000"/>
        </w:rPr>
        <w:t>因此</w:t>
      </w:r>
      <w:r w:rsidR="00226663">
        <w:rPr>
          <w:rFonts w:hint="eastAsia"/>
          <w:color w:val="000000"/>
        </w:rPr>
        <w:t>J</w:t>
      </w:r>
      <w:r w:rsidR="00226663">
        <w:rPr>
          <w:color w:val="000000"/>
        </w:rPr>
        <w:t>avaCard</w:t>
      </w:r>
      <w:r w:rsidR="00226663">
        <w:rPr>
          <w:color w:val="000000"/>
        </w:rPr>
        <w:t>调试</w:t>
      </w:r>
      <w:r w:rsidR="00226663">
        <w:rPr>
          <w:rFonts w:hint="eastAsia"/>
          <w:color w:val="000000"/>
        </w:rPr>
        <w:t>系统</w:t>
      </w:r>
      <w:r w:rsidR="0036209C">
        <w:rPr>
          <w:color w:val="000000"/>
        </w:rPr>
        <w:t>的研究和实现具有一定的</w:t>
      </w:r>
      <w:r w:rsidR="0036209C">
        <w:rPr>
          <w:rFonts w:hint="eastAsia"/>
          <w:color w:val="000000"/>
        </w:rPr>
        <w:t>现实</w:t>
      </w:r>
      <w:r w:rsidR="0036209C">
        <w:rPr>
          <w:color w:val="000000"/>
        </w:rPr>
        <w:t>意义和难度</w:t>
      </w:r>
    </w:p>
    <w:p w14:paraId="1FEB1F0D" w14:textId="14076AC4" w:rsidR="00C951EE" w:rsidDel="00E26FAD" w:rsidRDefault="00C951EE">
      <w:pPr>
        <w:spacing w:line="360" w:lineRule="auto"/>
        <w:ind w:firstLineChars="200" w:firstLine="480"/>
        <w:rPr>
          <w:del w:id="19" w:author="tianlong" w:date="2016-08-04T06:18:00Z"/>
          <w:color w:val="000000"/>
        </w:rPr>
      </w:pPr>
      <w:del w:id="20" w:author="tianlong" w:date="2016-08-04T06:18:00Z">
        <w:r w:rsidDel="00E26FAD">
          <w:rPr>
            <w:rFonts w:hint="eastAsia"/>
            <w:color w:val="000000"/>
          </w:rPr>
          <w:delText>考虑</w:delText>
        </w:r>
        <w:r w:rsidDel="00E26FAD">
          <w:rPr>
            <w:color w:val="000000"/>
          </w:rPr>
          <w:delText>到</w:delText>
        </w:r>
        <w:r w:rsidDel="00E26FAD">
          <w:rPr>
            <w:rFonts w:hint="eastAsia"/>
            <w:color w:val="000000"/>
          </w:rPr>
          <w:delText>J</w:delText>
        </w:r>
        <w:r w:rsidDel="00E26FAD">
          <w:rPr>
            <w:color w:val="000000"/>
          </w:rPr>
          <w:delText>ava</w:delText>
        </w:r>
        <w:r w:rsidDel="00E26FAD">
          <w:rPr>
            <w:color w:val="000000"/>
          </w:rPr>
          <w:delText>平台已经具备了比较成熟的平台调试体系规范</w:delText>
        </w:r>
        <w:r w:rsidDel="00E26FAD">
          <w:rPr>
            <w:rFonts w:hint="eastAsia"/>
            <w:color w:val="000000"/>
          </w:rPr>
          <w:delText>——</w:delText>
        </w:r>
        <w:r w:rsidDel="00E26FAD">
          <w:rPr>
            <w:rFonts w:hint="eastAsia"/>
            <w:color w:val="000000"/>
          </w:rPr>
          <w:delText>JPDA</w:delText>
        </w:r>
        <w:r w:rsidDel="00E26FAD">
          <w:rPr>
            <w:rFonts w:hint="eastAsia"/>
            <w:color w:val="000000"/>
          </w:rPr>
          <w:delText>（</w:delText>
        </w:r>
        <w:r w:rsidDel="00E26FAD">
          <w:rPr>
            <w:rFonts w:hint="eastAsia"/>
            <w:color w:val="000000"/>
          </w:rPr>
          <w:delText>J</w:delText>
        </w:r>
        <w:r w:rsidDel="00E26FAD">
          <w:rPr>
            <w:color w:val="000000"/>
          </w:rPr>
          <w:delText>ava Platform Debugger Architecture</w:delText>
        </w:r>
        <w:r w:rsidDel="00E26FAD">
          <w:rPr>
            <w:color w:val="000000"/>
          </w:rPr>
          <w:delText>）</w:delText>
        </w:r>
        <w:r w:rsidDel="00E26FAD">
          <w:rPr>
            <w:rFonts w:hint="eastAsia"/>
            <w:color w:val="000000"/>
          </w:rPr>
          <w:delText>，本研究旨在</w:delText>
        </w:r>
        <w:r w:rsidDel="00E26FAD">
          <w:rPr>
            <w:color w:val="000000"/>
          </w:rPr>
          <w:delText>设计</w:delText>
        </w:r>
        <w:r w:rsidDel="00E26FAD">
          <w:rPr>
            <w:rFonts w:hint="eastAsia"/>
            <w:color w:val="000000"/>
          </w:rPr>
          <w:delText>实现</w:delText>
        </w:r>
        <w:r w:rsidDel="00E26FAD">
          <w:rPr>
            <w:color w:val="000000"/>
          </w:rPr>
          <w:delText>一个</w:delText>
        </w:r>
        <w:r w:rsidDel="00E26FAD">
          <w:rPr>
            <w:rFonts w:hint="eastAsia"/>
            <w:color w:val="000000"/>
          </w:rPr>
          <w:delText>J</w:delText>
        </w:r>
        <w:r w:rsidDel="00E26FAD">
          <w:rPr>
            <w:color w:val="000000"/>
          </w:rPr>
          <w:delText>ava Card</w:delText>
        </w:r>
        <w:r w:rsidDel="00E26FAD">
          <w:rPr>
            <w:color w:val="000000"/>
          </w:rPr>
          <w:delText>调试平台，</w:delText>
        </w:r>
        <w:r w:rsidDel="00E26FAD">
          <w:rPr>
            <w:rFonts w:hint="eastAsia"/>
            <w:color w:val="000000"/>
          </w:rPr>
          <w:delText>该</w:delText>
        </w:r>
        <w:r w:rsidDel="00E26FAD">
          <w:rPr>
            <w:color w:val="000000"/>
          </w:rPr>
          <w:delText>平台</w:delText>
        </w:r>
        <w:r w:rsidRPr="00320C3F" w:rsidDel="00E26FAD">
          <w:rPr>
            <w:rFonts w:hint="eastAsia"/>
            <w:color w:val="000000"/>
          </w:rPr>
          <w:delText>可以根据</w:delText>
        </w:r>
        <w:r w:rsidRPr="00320C3F" w:rsidDel="00E26FAD">
          <w:rPr>
            <w:rFonts w:hint="eastAsia"/>
            <w:color w:val="000000"/>
          </w:rPr>
          <w:delText>JDWP</w:delText>
        </w:r>
        <w:r w:rsidDel="00E26FAD">
          <w:rPr>
            <w:rFonts w:hint="eastAsia"/>
            <w:color w:val="000000"/>
          </w:rPr>
          <w:delText>（</w:delText>
        </w:r>
        <w:r w:rsidDel="00E26FAD">
          <w:rPr>
            <w:rFonts w:hint="eastAsia"/>
            <w:color w:val="000000"/>
          </w:rPr>
          <w:delText>J</w:delText>
        </w:r>
        <w:r w:rsidDel="00E26FAD">
          <w:rPr>
            <w:color w:val="000000"/>
          </w:rPr>
          <w:delText>ava Debug Wire Protocal</w:delText>
        </w:r>
        <w:r w:rsidDel="00E26FAD">
          <w:rPr>
            <w:color w:val="000000"/>
          </w:rPr>
          <w:delText>）</w:delText>
        </w:r>
        <w:r w:rsidRPr="00320C3F" w:rsidDel="00E26FAD">
          <w:rPr>
            <w:rFonts w:hint="eastAsia"/>
            <w:color w:val="000000"/>
          </w:rPr>
          <w:delText>解析出</w:delText>
        </w:r>
        <w:r w:rsidRPr="00320C3F" w:rsidDel="00E26FAD">
          <w:rPr>
            <w:rFonts w:hint="eastAsia"/>
            <w:color w:val="000000"/>
          </w:rPr>
          <w:delText>Eclipse</w:delText>
        </w:r>
        <w:r w:rsidRPr="00320C3F" w:rsidDel="00E26FAD">
          <w:rPr>
            <w:rFonts w:hint="eastAsia"/>
            <w:color w:val="000000"/>
          </w:rPr>
          <w:delText>发送出来的调试信息包，并根据解析出来的调试事件与调试信息，从</w:delText>
        </w:r>
        <w:r w:rsidRPr="00320C3F" w:rsidDel="00E26FAD">
          <w:rPr>
            <w:rFonts w:hint="eastAsia"/>
            <w:color w:val="000000"/>
          </w:rPr>
          <w:delText>Java</w:delText>
        </w:r>
        <w:r w:rsidDel="00E26FAD">
          <w:rPr>
            <w:rFonts w:hint="eastAsia"/>
            <w:color w:val="000000"/>
          </w:rPr>
          <w:delText xml:space="preserve"> </w:delText>
        </w:r>
        <w:r w:rsidDel="00E26FAD">
          <w:rPr>
            <w:color w:val="000000"/>
          </w:rPr>
          <w:delText>Card</w:delText>
        </w:r>
        <w:r w:rsidRPr="00320C3F" w:rsidDel="00E26FAD">
          <w:rPr>
            <w:rFonts w:hint="eastAsia"/>
            <w:color w:val="000000"/>
          </w:rPr>
          <w:delText>内解析出所需的数据，并将结果封装成</w:delText>
        </w:r>
        <w:r w:rsidRPr="00320C3F" w:rsidDel="00E26FAD">
          <w:rPr>
            <w:rFonts w:hint="eastAsia"/>
            <w:color w:val="000000"/>
          </w:rPr>
          <w:delText>JDWP</w:delText>
        </w:r>
        <w:r w:rsidRPr="00320C3F" w:rsidDel="00E26FAD">
          <w:rPr>
            <w:rFonts w:hint="eastAsia"/>
            <w:color w:val="000000"/>
          </w:rPr>
          <w:delText>数据包发送到上层</w:delText>
        </w:r>
        <w:r w:rsidRPr="00320C3F" w:rsidDel="00E26FAD">
          <w:rPr>
            <w:rFonts w:hint="eastAsia"/>
            <w:color w:val="000000"/>
          </w:rPr>
          <w:delText>Eclipse</w:delText>
        </w:r>
        <w:r w:rsidRPr="00320C3F" w:rsidDel="00E26FAD">
          <w:rPr>
            <w:rFonts w:hint="eastAsia"/>
            <w:color w:val="000000"/>
          </w:rPr>
          <w:delText>中加以显示。从而完成对</w:delText>
        </w:r>
        <w:r w:rsidRPr="00320C3F" w:rsidDel="00E26FAD">
          <w:rPr>
            <w:rFonts w:hint="eastAsia"/>
            <w:color w:val="000000"/>
          </w:rPr>
          <w:delText>Java</w:delText>
        </w:r>
        <w:r w:rsidDel="00E26FAD">
          <w:rPr>
            <w:color w:val="000000"/>
          </w:rPr>
          <w:delText xml:space="preserve"> </w:delText>
        </w:r>
        <w:r w:rsidDel="00E26FAD">
          <w:rPr>
            <w:rFonts w:hint="eastAsia"/>
            <w:color w:val="000000"/>
          </w:rPr>
          <w:delText>C</w:delText>
        </w:r>
        <w:r w:rsidDel="00E26FAD">
          <w:rPr>
            <w:color w:val="000000"/>
          </w:rPr>
          <w:delText>ard</w:delText>
        </w:r>
        <w:r w:rsidRPr="00320C3F" w:rsidDel="00E26FAD">
          <w:rPr>
            <w:rFonts w:hint="eastAsia"/>
            <w:color w:val="000000"/>
          </w:rPr>
          <w:delText>操作系统和</w:delText>
        </w:r>
        <w:r w:rsidRPr="00320C3F" w:rsidDel="00E26FAD">
          <w:rPr>
            <w:rFonts w:hint="eastAsia"/>
            <w:color w:val="000000"/>
          </w:rPr>
          <w:delText>Applet</w:delText>
        </w:r>
        <w:r w:rsidRPr="00320C3F" w:rsidDel="00E26FAD">
          <w:rPr>
            <w:rFonts w:hint="eastAsia"/>
            <w:color w:val="000000"/>
          </w:rPr>
          <w:delText>的开发与调试。</w:delText>
        </w:r>
        <w:r w:rsidDel="00E26FAD">
          <w:rPr>
            <w:rFonts w:hint="eastAsia"/>
            <w:color w:val="000000"/>
          </w:rPr>
          <w:delText>本</w:delText>
        </w:r>
        <w:r w:rsidDel="00E26FAD">
          <w:rPr>
            <w:color w:val="000000"/>
          </w:rPr>
          <w:delText>平台的</w:delText>
        </w:r>
        <w:r w:rsidDel="00E26FAD">
          <w:rPr>
            <w:rFonts w:hint="eastAsia"/>
            <w:color w:val="000000"/>
          </w:rPr>
          <w:delText>实现</w:delText>
        </w:r>
        <w:r w:rsidDel="00E26FAD">
          <w:rPr>
            <w:color w:val="000000"/>
          </w:rPr>
          <w:delText>，</w:delText>
        </w:r>
        <w:r w:rsidDel="00E26FAD">
          <w:rPr>
            <w:rFonts w:hint="eastAsia"/>
            <w:color w:val="000000"/>
          </w:rPr>
          <w:delText>将</w:delText>
        </w:r>
        <w:r w:rsidDel="00E26FAD">
          <w:rPr>
            <w:color w:val="000000"/>
          </w:rPr>
          <w:delText>极大的提高</w:delText>
        </w:r>
        <w:r w:rsidDel="00E26FAD">
          <w:rPr>
            <w:rFonts w:hint="eastAsia"/>
            <w:color w:val="000000"/>
          </w:rPr>
          <w:delText>A</w:delText>
        </w:r>
        <w:r w:rsidDel="00E26FAD">
          <w:rPr>
            <w:color w:val="000000"/>
          </w:rPr>
          <w:delText>pplet</w:delText>
        </w:r>
        <w:r w:rsidDel="00E26FAD">
          <w:rPr>
            <w:rFonts w:hint="eastAsia"/>
            <w:color w:val="000000"/>
          </w:rPr>
          <w:delText>开发</w:delText>
        </w:r>
        <w:r w:rsidDel="00E26FAD">
          <w:rPr>
            <w:color w:val="000000"/>
          </w:rPr>
          <w:delText>和</w:delText>
        </w:r>
        <w:r w:rsidDel="00E26FAD">
          <w:rPr>
            <w:color w:val="000000"/>
          </w:rPr>
          <w:delText>COS</w:delText>
        </w:r>
        <w:r w:rsidDel="00E26FAD">
          <w:rPr>
            <w:color w:val="000000"/>
          </w:rPr>
          <w:delText>开发</w:delText>
        </w:r>
        <w:r w:rsidDel="00E26FAD">
          <w:rPr>
            <w:rFonts w:hint="eastAsia"/>
            <w:color w:val="000000"/>
          </w:rPr>
          <w:delText>的</w:delText>
        </w:r>
        <w:r w:rsidDel="00E26FAD">
          <w:rPr>
            <w:color w:val="000000"/>
          </w:rPr>
          <w:delText>工作效率。</w:delText>
        </w:r>
      </w:del>
    </w:p>
    <w:p w14:paraId="30DD1FF1" w14:textId="77777777" w:rsidR="008212E4" w:rsidRDefault="008212E4" w:rsidP="004E0E01">
      <w:pPr>
        <w:pStyle w:val="2"/>
      </w:pPr>
      <w:bookmarkStart w:id="21" w:name="_Toc451936649"/>
      <w:r>
        <w:rPr>
          <w:rFonts w:hint="eastAsia"/>
        </w:rPr>
        <w:t>课题意义</w:t>
      </w:r>
      <w:bookmarkEnd w:id="21"/>
    </w:p>
    <w:p w14:paraId="4A442D45" w14:textId="6AC06269" w:rsidR="00E26FAD" w:rsidRDefault="00FC1A1E" w:rsidP="004E0E01">
      <w:pPr>
        <w:spacing w:afterLines="50" w:after="156" w:line="360" w:lineRule="auto"/>
        <w:ind w:firstLineChars="200" w:firstLine="480"/>
        <w:rPr>
          <w:ins w:id="22" w:author="tianlong" w:date="2016-08-04T06:21:00Z"/>
        </w:rPr>
      </w:pPr>
      <w:r>
        <w:rPr>
          <w:rFonts w:hint="eastAsia"/>
        </w:rPr>
        <w:t>本</w:t>
      </w:r>
      <w:r>
        <w:t>论文是基于已经成熟的</w:t>
      </w:r>
      <w:r>
        <w:rPr>
          <w:rFonts w:hint="eastAsia"/>
        </w:rPr>
        <w:t>J</w:t>
      </w:r>
      <w:r>
        <w:t>ava</w:t>
      </w:r>
      <w:r>
        <w:t>平台调试体系规范</w:t>
      </w:r>
      <w:r>
        <w:t>JPDA</w:t>
      </w:r>
      <w:r>
        <w:rPr>
          <w:rFonts w:hint="eastAsia"/>
        </w:rPr>
        <w:t>（</w:t>
      </w:r>
      <w:r>
        <w:rPr>
          <w:rFonts w:hint="eastAsia"/>
        </w:rPr>
        <w:t>J</w:t>
      </w:r>
      <w:r>
        <w:t>ava Platform Debugger Architecture</w:t>
      </w:r>
      <w:r>
        <w:t>）</w:t>
      </w:r>
      <w:del w:id="23" w:author="tianlong" w:date="2016-08-04T06:19:00Z">
        <w:r w:rsidR="008C5B20" w:rsidDel="00E26FAD">
          <w:rPr>
            <w:rFonts w:hint="eastAsia"/>
          </w:rPr>
          <w:delText>的</w:delText>
        </w:r>
        <w:r w:rsidR="008C5B20" w:rsidDel="00E26FAD">
          <w:delText>基础上</w:delText>
        </w:r>
      </w:del>
      <w:r>
        <w:rPr>
          <w:rFonts w:hint="eastAsia"/>
        </w:rPr>
        <w:t>，</w:t>
      </w:r>
      <w:r>
        <w:t>分析目前</w:t>
      </w:r>
      <w:r>
        <w:rPr>
          <w:rFonts w:hint="eastAsia"/>
        </w:rPr>
        <w:t>J</w:t>
      </w:r>
      <w:r>
        <w:t>avaCard</w:t>
      </w:r>
      <w:r>
        <w:t>调试的特殊性，结合自身的</w:t>
      </w:r>
      <w:del w:id="24" w:author="tianlong" w:date="2016-08-04T06:19:00Z">
        <w:r w:rsidDel="00E26FAD">
          <w:delText>独特</w:delText>
        </w:r>
      </w:del>
      <w:r>
        <w:t>需求</w:t>
      </w:r>
      <w:del w:id="25" w:author="tianlong" w:date="2016-08-04T06:19:00Z">
        <w:r w:rsidDel="00E26FAD">
          <w:delText>（</w:delText>
        </w:r>
        <w:r w:rsidRPr="008C5B20" w:rsidDel="00E26FAD">
          <w:rPr>
            <w:rFonts w:hint="eastAsia"/>
            <w:color w:val="FF0000"/>
          </w:rPr>
          <w:delText>什么</w:delText>
        </w:r>
        <w:r w:rsidRPr="008C5B20" w:rsidDel="00E26FAD">
          <w:rPr>
            <w:color w:val="FF0000"/>
          </w:rPr>
          <w:delText>独特需求？</w:delText>
        </w:r>
        <w:r w:rsidDel="00E26FAD">
          <w:delText>）</w:delText>
        </w:r>
      </w:del>
      <w:r>
        <w:rPr>
          <w:rFonts w:hint="eastAsia"/>
        </w:rPr>
        <w:t>，</w:t>
      </w:r>
      <w:r>
        <w:t>设计实现一个</w:t>
      </w:r>
      <w:r>
        <w:rPr>
          <w:rFonts w:hint="eastAsia"/>
        </w:rPr>
        <w:t>J</w:t>
      </w:r>
      <w:r>
        <w:t>avaCard</w:t>
      </w:r>
      <w:r>
        <w:t>调试系统，从而完成对</w:t>
      </w:r>
      <w:r>
        <w:rPr>
          <w:rFonts w:hint="eastAsia"/>
        </w:rPr>
        <w:t>J</w:t>
      </w:r>
      <w:r>
        <w:t>avaCard</w:t>
      </w:r>
      <w:r>
        <w:t>操作系统和</w:t>
      </w:r>
      <w:r>
        <w:rPr>
          <w:rFonts w:hint="eastAsia"/>
        </w:rPr>
        <w:t>A</w:t>
      </w:r>
      <w:r>
        <w:t>pplet</w:t>
      </w:r>
      <w:r>
        <w:t>的开发与调试，</w:t>
      </w:r>
      <w:del w:id="26" w:author="tianlong" w:date="2016-08-04T06:19:00Z">
        <w:r w:rsidDel="00E26FAD">
          <w:rPr>
            <w:rFonts w:hint="eastAsia"/>
          </w:rPr>
          <w:delText>极大</w:delText>
        </w:r>
        <w:r w:rsidR="008C5B20" w:rsidDel="00E26FAD">
          <w:delText>的</w:delText>
        </w:r>
      </w:del>
      <w:r w:rsidR="008C5B20">
        <w:t>提</w:t>
      </w:r>
      <w:r w:rsidR="008C5B20">
        <w:rPr>
          <w:rFonts w:hint="eastAsia"/>
        </w:rPr>
        <w:t>高</w:t>
      </w:r>
      <w:del w:id="27" w:author="tianlong" w:date="2016-08-04T06:19:00Z">
        <w:r w:rsidR="008C5B20" w:rsidDel="00E26FAD">
          <w:delText>了</w:delText>
        </w:r>
      </w:del>
      <w:r>
        <w:rPr>
          <w:rFonts w:hint="eastAsia"/>
        </w:rPr>
        <w:t>开发</w:t>
      </w:r>
      <w:r w:rsidR="008C5B20">
        <w:rPr>
          <w:rFonts w:hint="eastAsia"/>
        </w:rPr>
        <w:t>人员</w:t>
      </w:r>
      <w:r>
        <w:t>的工作</w:t>
      </w:r>
      <w:r>
        <w:rPr>
          <w:rFonts w:hint="eastAsia"/>
        </w:rPr>
        <w:t>效率</w:t>
      </w:r>
      <w:r w:rsidR="008C5B20">
        <w:rPr>
          <w:rFonts w:hint="eastAsia"/>
        </w:rPr>
        <w:t>，</w:t>
      </w:r>
      <w:r w:rsidR="008C5B20">
        <w:t>同时降低对开发人员的业务水平</w:t>
      </w:r>
      <w:r w:rsidR="008334DB">
        <w:rPr>
          <w:rFonts w:hint="eastAsia"/>
        </w:rPr>
        <w:t>要求</w:t>
      </w:r>
      <w:r w:rsidR="008C5B20">
        <w:t>，</w:t>
      </w:r>
      <w:ins w:id="28" w:author="tianlong" w:date="2016-08-04T06:19:00Z">
        <w:r w:rsidR="00E26FAD">
          <w:rPr>
            <w:rFonts w:hint="eastAsia"/>
          </w:rPr>
          <w:t>这</w:t>
        </w:r>
      </w:ins>
      <w:r w:rsidR="008C5B20">
        <w:t>将会大大提高企业的市场竞争力</w:t>
      </w:r>
      <w:r>
        <w:rPr>
          <w:rFonts w:hint="eastAsia"/>
        </w:rPr>
        <w:t>。</w:t>
      </w:r>
    </w:p>
    <w:p w14:paraId="718C4B7B" w14:textId="77777777" w:rsidR="00E26FAD" w:rsidRDefault="00E26FAD">
      <w:pPr>
        <w:widowControl/>
        <w:adjustRightInd/>
        <w:spacing w:line="240" w:lineRule="auto"/>
        <w:textAlignment w:val="auto"/>
        <w:rPr>
          <w:ins w:id="29" w:author="tianlong" w:date="2016-08-04T06:21:00Z"/>
        </w:rPr>
      </w:pPr>
      <w:ins w:id="30" w:author="tianlong" w:date="2016-08-04T06:21:00Z">
        <w:r>
          <w:br w:type="page"/>
        </w:r>
      </w:ins>
    </w:p>
    <w:p w14:paraId="0405BA15" w14:textId="5B48356B" w:rsidR="004E0E01" w:rsidDel="003270B2" w:rsidRDefault="004E0E01">
      <w:pPr>
        <w:spacing w:afterLines="50" w:after="156" w:line="360" w:lineRule="auto"/>
        <w:ind w:firstLineChars="200" w:firstLine="480"/>
        <w:rPr>
          <w:del w:id="31" w:author="tianlong" w:date="2016-08-04T09:20:00Z"/>
        </w:rPr>
      </w:pPr>
    </w:p>
    <w:p w14:paraId="610587FC" w14:textId="77E67BBB" w:rsidR="008212E4" w:rsidRDefault="008212E4" w:rsidP="006801E2">
      <w:pPr>
        <w:pStyle w:val="1"/>
        <w:spacing w:line="360" w:lineRule="auto"/>
      </w:pPr>
      <w:bookmarkStart w:id="32" w:name="_Toc451936650"/>
      <w:r>
        <w:rPr>
          <w:rFonts w:hint="eastAsia"/>
        </w:rPr>
        <w:t>国内外现状分析</w:t>
      </w:r>
      <w:bookmarkEnd w:id="32"/>
    </w:p>
    <w:p w14:paraId="6025AB78" w14:textId="53DD8A3B" w:rsidR="00CA35A6" w:rsidRPr="00CA35A6" w:rsidRDefault="00CA35A6" w:rsidP="00CA35A6">
      <w:pPr>
        <w:spacing w:line="360" w:lineRule="auto"/>
        <w:ind w:firstLineChars="200" w:firstLine="480"/>
      </w:pPr>
      <w:r w:rsidRPr="00CA35A6">
        <w:rPr>
          <w:rFonts w:ascii="宋体" w:hAnsi="宋体" w:hint="eastAsia"/>
          <w:szCs w:val="24"/>
        </w:rPr>
        <w:t>基于J</w:t>
      </w:r>
      <w:r w:rsidRPr="00CA35A6">
        <w:rPr>
          <w:rFonts w:ascii="宋体" w:hAnsi="宋体"/>
          <w:szCs w:val="24"/>
        </w:rPr>
        <w:t>ava调试已经有了（</w:t>
      </w:r>
      <w:r w:rsidRPr="00CA35A6">
        <w:rPr>
          <w:rFonts w:ascii="宋体" w:hAnsi="宋体" w:hint="eastAsia"/>
          <w:szCs w:val="24"/>
        </w:rPr>
        <w:t>Oracle规范</w:t>
      </w:r>
      <w:r w:rsidRPr="00CA35A6">
        <w:rPr>
          <w:rFonts w:ascii="宋体" w:hAnsi="宋体"/>
          <w:szCs w:val="24"/>
        </w:rPr>
        <w:t>）</w:t>
      </w:r>
      <w:r w:rsidRPr="00CA35A6">
        <w:rPr>
          <w:rFonts w:ascii="宋体" w:hAnsi="宋体" w:hint="eastAsia"/>
          <w:szCs w:val="24"/>
        </w:rPr>
        <w:t>详细</w:t>
      </w:r>
      <w:r w:rsidRPr="00CA35A6">
        <w:rPr>
          <w:rFonts w:ascii="宋体" w:hAnsi="宋体"/>
          <w:szCs w:val="24"/>
        </w:rPr>
        <w:t>的规范，但基于</w:t>
      </w:r>
      <w:r w:rsidRPr="00CA35A6">
        <w:rPr>
          <w:rFonts w:ascii="宋体" w:hAnsi="宋体" w:hint="eastAsia"/>
          <w:szCs w:val="24"/>
        </w:rPr>
        <w:t>J</w:t>
      </w:r>
      <w:r w:rsidRPr="00CA35A6">
        <w:rPr>
          <w:rFonts w:ascii="宋体" w:hAnsi="宋体"/>
          <w:szCs w:val="24"/>
        </w:rPr>
        <w:t>ava Card调试还未形成行业规范</w:t>
      </w:r>
      <w:r w:rsidRPr="00CA35A6">
        <w:rPr>
          <w:rFonts w:ascii="宋体" w:hAnsi="宋体" w:hint="eastAsia"/>
          <w:szCs w:val="24"/>
        </w:rPr>
        <w:t>。由于Java</w:t>
      </w:r>
      <w:r w:rsidRPr="00CA35A6">
        <w:rPr>
          <w:rFonts w:ascii="宋体" w:hAnsi="宋体"/>
          <w:szCs w:val="24"/>
        </w:rPr>
        <w:t xml:space="preserve"> </w:t>
      </w:r>
      <w:r w:rsidRPr="00CA35A6">
        <w:rPr>
          <w:rFonts w:ascii="宋体" w:hAnsi="宋体" w:hint="eastAsia"/>
          <w:szCs w:val="24"/>
        </w:rPr>
        <w:t>C</w:t>
      </w:r>
      <w:r w:rsidRPr="00CA35A6">
        <w:rPr>
          <w:rFonts w:ascii="宋体" w:hAnsi="宋体"/>
          <w:szCs w:val="24"/>
        </w:rPr>
        <w:t>ard</w:t>
      </w:r>
      <w:r w:rsidRPr="00CA35A6">
        <w:rPr>
          <w:rFonts w:ascii="宋体" w:hAnsi="宋体" w:hint="eastAsia"/>
          <w:szCs w:val="24"/>
        </w:rPr>
        <w:t>竞争非常激烈，各</w:t>
      </w:r>
      <w:r w:rsidRPr="00CA35A6">
        <w:rPr>
          <w:rFonts w:ascii="宋体" w:hAnsi="宋体"/>
          <w:szCs w:val="24"/>
        </w:rPr>
        <w:t>大卡制造商或服务商都暗自研究设计自己的</w:t>
      </w:r>
      <w:r w:rsidRPr="00CA35A6">
        <w:rPr>
          <w:rFonts w:ascii="宋体" w:hAnsi="宋体" w:hint="eastAsia"/>
          <w:szCs w:val="24"/>
        </w:rPr>
        <w:t>J</w:t>
      </w:r>
      <w:r w:rsidRPr="00CA35A6">
        <w:rPr>
          <w:rFonts w:ascii="宋体" w:hAnsi="宋体"/>
          <w:szCs w:val="24"/>
        </w:rPr>
        <w:t>ava Card开发调试软件</w:t>
      </w:r>
      <w:r w:rsidRPr="00CA35A6">
        <w:rPr>
          <w:rFonts w:ascii="宋体" w:hAnsi="宋体" w:hint="eastAsia"/>
          <w:szCs w:val="24"/>
        </w:rPr>
        <w:t>。</w:t>
      </w:r>
    </w:p>
    <w:p w14:paraId="2C3EAC82" w14:textId="77777777" w:rsidR="008212E4" w:rsidRDefault="008212E4" w:rsidP="004E0E01">
      <w:pPr>
        <w:pStyle w:val="2"/>
      </w:pPr>
      <w:bookmarkStart w:id="33" w:name="_Toc451936651"/>
      <w:r>
        <w:rPr>
          <w:rFonts w:hint="eastAsia"/>
        </w:rPr>
        <w:t>国外研究现状</w:t>
      </w:r>
      <w:bookmarkEnd w:id="33"/>
    </w:p>
    <w:p w14:paraId="516E1FBD" w14:textId="72AB3D56" w:rsidR="00CA2127" w:rsidRDefault="00CA2127" w:rsidP="004E0E01">
      <w:pPr>
        <w:spacing w:line="360" w:lineRule="auto"/>
        <w:ind w:firstLineChars="200" w:firstLine="480"/>
        <w:rPr>
          <w:ins w:id="34" w:author="tianlong" w:date="2016-08-04T21:07:00Z"/>
          <w:rFonts w:ascii="宋体" w:hAnsi="宋体"/>
          <w:szCs w:val="24"/>
        </w:rPr>
      </w:pPr>
      <w:ins w:id="35" w:author="tianlong" w:date="2016-08-04T20:49:00Z">
        <w:r>
          <w:rPr>
            <w:rFonts w:ascii="宋体" w:hAnsi="宋体"/>
            <w:szCs w:val="24"/>
          </w:rPr>
          <w:t>Java</w:t>
        </w:r>
        <w:r>
          <w:rPr>
            <w:rFonts w:ascii="宋体" w:hAnsi="宋体" w:hint="eastAsia"/>
            <w:szCs w:val="24"/>
          </w:rPr>
          <w:t>调试</w:t>
        </w:r>
        <w:r>
          <w:rPr>
            <w:rFonts w:ascii="宋体" w:hAnsi="宋体"/>
            <w:szCs w:val="24"/>
          </w:rPr>
          <w:t>器研究</w:t>
        </w:r>
      </w:ins>
      <w:ins w:id="36" w:author="tianlong" w:date="2016-08-04T20:50:00Z">
        <w:r>
          <w:rPr>
            <w:rFonts w:ascii="宋体" w:hAnsi="宋体"/>
            <w:szCs w:val="24"/>
          </w:rPr>
          <w:t>目前主要有</w:t>
        </w:r>
        <w:r>
          <w:rPr>
            <w:rFonts w:ascii="宋体" w:hAnsi="宋体" w:hint="eastAsia"/>
            <w:szCs w:val="24"/>
          </w:rPr>
          <w:t>J</w:t>
        </w:r>
        <w:r>
          <w:rPr>
            <w:rFonts w:ascii="宋体" w:hAnsi="宋体"/>
            <w:szCs w:val="24"/>
          </w:rPr>
          <w:t>ava语言的主要开发和维护公司-甲骨文（</w:t>
        </w:r>
        <w:r>
          <w:rPr>
            <w:rFonts w:ascii="宋体" w:hAnsi="宋体" w:hint="eastAsia"/>
            <w:szCs w:val="24"/>
          </w:rPr>
          <w:t>O</w:t>
        </w:r>
        <w:r>
          <w:rPr>
            <w:rFonts w:ascii="宋体" w:hAnsi="宋体"/>
            <w:szCs w:val="24"/>
          </w:rPr>
          <w:t>racle）</w:t>
        </w:r>
        <w:r>
          <w:rPr>
            <w:rFonts w:ascii="宋体" w:hAnsi="宋体" w:hint="eastAsia"/>
            <w:szCs w:val="24"/>
          </w:rPr>
          <w:t>公司</w:t>
        </w:r>
        <w:r>
          <w:rPr>
            <w:rFonts w:ascii="宋体" w:hAnsi="宋体"/>
            <w:szCs w:val="24"/>
          </w:rPr>
          <w:t>所主导。</w:t>
        </w:r>
      </w:ins>
      <w:ins w:id="37" w:author="tianlong" w:date="2016-08-04T20:51:00Z">
        <w:r>
          <w:rPr>
            <w:rFonts w:ascii="宋体" w:hAnsi="宋体" w:hint="eastAsia"/>
            <w:szCs w:val="24"/>
          </w:rPr>
          <w:t>目前</w:t>
        </w:r>
        <w:r>
          <w:rPr>
            <w:rFonts w:ascii="宋体" w:hAnsi="宋体"/>
            <w:szCs w:val="24"/>
          </w:rPr>
          <w:t>甲骨文（</w:t>
        </w:r>
        <w:r>
          <w:rPr>
            <w:rFonts w:ascii="宋体" w:hAnsi="宋体" w:hint="eastAsia"/>
            <w:szCs w:val="24"/>
          </w:rPr>
          <w:t>O</w:t>
        </w:r>
        <w:r>
          <w:rPr>
            <w:rFonts w:ascii="宋体" w:hAnsi="宋体"/>
            <w:szCs w:val="24"/>
          </w:rPr>
          <w:t>racle）</w:t>
        </w:r>
        <w:r>
          <w:rPr>
            <w:rFonts w:ascii="宋体" w:hAnsi="宋体" w:hint="eastAsia"/>
            <w:szCs w:val="24"/>
          </w:rPr>
          <w:t>公司</w:t>
        </w:r>
        <w:r>
          <w:rPr>
            <w:rFonts w:ascii="宋体" w:hAnsi="宋体"/>
            <w:szCs w:val="24"/>
          </w:rPr>
          <w:t>制定的</w:t>
        </w:r>
        <w:r>
          <w:rPr>
            <w:rFonts w:ascii="宋体" w:hAnsi="宋体" w:hint="eastAsia"/>
            <w:szCs w:val="24"/>
          </w:rPr>
          <w:t>J</w:t>
        </w:r>
        <w:r>
          <w:rPr>
            <w:rFonts w:ascii="宋体" w:hAnsi="宋体"/>
            <w:szCs w:val="24"/>
          </w:rPr>
          <w:t>ava平台</w:t>
        </w:r>
      </w:ins>
      <w:ins w:id="38" w:author="tianlong" w:date="2016-08-04T20:52:00Z">
        <w:r>
          <w:rPr>
            <w:rFonts w:ascii="宋体" w:hAnsi="宋体"/>
            <w:szCs w:val="24"/>
          </w:rPr>
          <w:t>调试</w:t>
        </w:r>
        <w:r>
          <w:rPr>
            <w:rFonts w:ascii="宋体" w:hAnsi="宋体" w:hint="eastAsia"/>
            <w:szCs w:val="24"/>
          </w:rPr>
          <w:t>体系</w:t>
        </w:r>
        <w:r>
          <w:rPr>
            <w:rFonts w:ascii="宋体" w:hAnsi="宋体"/>
            <w:szCs w:val="24"/>
          </w:rPr>
          <w:t>规范—JPDA</w:t>
        </w:r>
        <w:r>
          <w:rPr>
            <w:rFonts w:ascii="宋体" w:hAnsi="宋体" w:hint="eastAsia"/>
            <w:szCs w:val="24"/>
          </w:rPr>
          <w:t>（</w:t>
        </w:r>
      </w:ins>
      <w:ins w:id="39" w:author="tianlong" w:date="2016-08-04T20:53:00Z">
        <w:r>
          <w:rPr>
            <w:rFonts w:hint="eastAsia"/>
            <w:color w:val="000000"/>
          </w:rPr>
          <w:t>J</w:t>
        </w:r>
        <w:r>
          <w:rPr>
            <w:color w:val="000000"/>
          </w:rPr>
          <w:t>ava Platform Debugger Architecture</w:t>
        </w:r>
      </w:ins>
      <w:ins w:id="40" w:author="tianlong" w:date="2016-08-04T20:52:00Z">
        <w:r>
          <w:rPr>
            <w:rFonts w:ascii="宋体" w:hAnsi="宋体"/>
            <w:szCs w:val="24"/>
          </w:rPr>
          <w:t>）</w:t>
        </w:r>
      </w:ins>
      <w:ins w:id="41" w:author="tianlong" w:date="2016-08-04T20:53:00Z">
        <w:r>
          <w:rPr>
            <w:rFonts w:ascii="宋体" w:hAnsi="宋体" w:hint="eastAsia"/>
            <w:szCs w:val="24"/>
          </w:rPr>
          <w:t>已</w:t>
        </w:r>
        <w:r>
          <w:rPr>
            <w:rFonts w:ascii="宋体" w:hAnsi="宋体"/>
            <w:szCs w:val="24"/>
          </w:rPr>
          <w:t>随着其</w:t>
        </w:r>
        <w:r>
          <w:rPr>
            <w:rFonts w:ascii="宋体" w:hAnsi="宋体" w:hint="eastAsia"/>
            <w:szCs w:val="24"/>
          </w:rPr>
          <w:t>JDK（J</w:t>
        </w:r>
        <w:r>
          <w:rPr>
            <w:rFonts w:ascii="宋体" w:hAnsi="宋体"/>
            <w:szCs w:val="24"/>
          </w:rPr>
          <w:t>ava Development K</w:t>
        </w:r>
      </w:ins>
      <w:ins w:id="42" w:author="tianlong" w:date="2016-08-04T20:54:00Z">
        <w:r>
          <w:rPr>
            <w:rFonts w:ascii="宋体" w:hAnsi="宋体"/>
            <w:szCs w:val="24"/>
          </w:rPr>
          <w:t>it</w:t>
        </w:r>
      </w:ins>
      <w:ins w:id="43" w:author="tianlong" w:date="2016-08-04T20:53:00Z">
        <w:r>
          <w:rPr>
            <w:rFonts w:ascii="宋体" w:hAnsi="宋体"/>
            <w:szCs w:val="24"/>
          </w:rPr>
          <w:t>）</w:t>
        </w:r>
      </w:ins>
      <w:ins w:id="44" w:author="tianlong" w:date="2016-08-04T20:54:00Z">
        <w:r>
          <w:rPr>
            <w:rFonts w:ascii="宋体" w:hAnsi="宋体" w:hint="eastAsia"/>
            <w:szCs w:val="24"/>
          </w:rPr>
          <w:t>的</w:t>
        </w:r>
        <w:r>
          <w:rPr>
            <w:rFonts w:ascii="宋体" w:hAnsi="宋体"/>
            <w:szCs w:val="24"/>
          </w:rPr>
          <w:t>广泛应用而成为业界标准</w:t>
        </w:r>
      </w:ins>
      <w:ins w:id="45" w:author="tianlong" w:date="2016-08-04T20:55:00Z">
        <w:r>
          <w:rPr>
            <w:rFonts w:ascii="宋体" w:hAnsi="宋体" w:hint="eastAsia"/>
            <w:szCs w:val="24"/>
          </w:rPr>
          <w:t>。</w:t>
        </w:r>
      </w:ins>
    </w:p>
    <w:p w14:paraId="2E5CF332" w14:textId="09F4AAA6" w:rsidR="007903F8" w:rsidRDefault="007903F8" w:rsidP="004E0E01">
      <w:pPr>
        <w:spacing w:line="360" w:lineRule="auto"/>
        <w:ind w:firstLineChars="200" w:firstLine="480"/>
        <w:rPr>
          <w:ins w:id="46" w:author="tianlong" w:date="2016-08-05T06:14:00Z"/>
          <w:rFonts w:ascii="宋体" w:hAnsi="宋体"/>
          <w:szCs w:val="24"/>
        </w:rPr>
      </w:pPr>
      <w:ins w:id="47" w:author="tianlong" w:date="2016-08-04T21:07:00Z">
        <w:r>
          <w:rPr>
            <w:rFonts w:ascii="宋体" w:hAnsi="宋体" w:hint="eastAsia"/>
            <w:szCs w:val="24"/>
          </w:rPr>
          <w:t>S</w:t>
        </w:r>
        <w:r>
          <w:rPr>
            <w:rFonts w:ascii="宋体" w:hAnsi="宋体"/>
            <w:szCs w:val="24"/>
          </w:rPr>
          <w:t>un公司的</w:t>
        </w:r>
        <w:r>
          <w:rPr>
            <w:rFonts w:ascii="宋体" w:hAnsi="宋体" w:hint="eastAsia"/>
            <w:szCs w:val="24"/>
          </w:rPr>
          <w:t>JDB（</w:t>
        </w:r>
      </w:ins>
      <w:ins w:id="48" w:author="tianlong" w:date="2016-08-04T21:09:00Z">
        <w:r>
          <w:rPr>
            <w:rFonts w:ascii="宋体" w:hAnsi="宋体" w:hint="eastAsia"/>
            <w:szCs w:val="24"/>
          </w:rPr>
          <w:t>J</w:t>
        </w:r>
        <w:r>
          <w:rPr>
            <w:rFonts w:ascii="宋体" w:hAnsi="宋体"/>
            <w:szCs w:val="24"/>
          </w:rPr>
          <w:t>ava调试器</w:t>
        </w:r>
      </w:ins>
      <w:ins w:id="49" w:author="tianlong" w:date="2016-08-04T21:07:00Z">
        <w:r>
          <w:rPr>
            <w:rFonts w:ascii="宋体" w:hAnsi="宋体"/>
            <w:szCs w:val="24"/>
          </w:rPr>
          <w:t>）</w:t>
        </w:r>
      </w:ins>
      <w:ins w:id="50" w:author="tianlong" w:date="2016-08-04T21:11:00Z">
        <w:r w:rsidR="009860F5">
          <w:rPr>
            <w:rFonts w:ascii="宋体" w:hAnsi="宋体" w:hint="eastAsia"/>
            <w:szCs w:val="24"/>
          </w:rPr>
          <w:t>是</w:t>
        </w:r>
        <w:r w:rsidR="009860F5">
          <w:rPr>
            <w:rFonts w:ascii="宋体" w:hAnsi="宋体"/>
            <w:szCs w:val="24"/>
          </w:rPr>
          <w:t>基于</w:t>
        </w:r>
      </w:ins>
      <w:ins w:id="51" w:author="tianlong" w:date="2016-08-04T21:13:00Z">
        <w:r w:rsidR="009860F5">
          <w:rPr>
            <w:rFonts w:ascii="宋体" w:hAnsi="宋体" w:hint="eastAsia"/>
            <w:szCs w:val="24"/>
          </w:rPr>
          <w:t>文本</w:t>
        </w:r>
        <w:r w:rsidR="009860F5">
          <w:rPr>
            <w:rFonts w:ascii="宋体" w:hAnsi="宋体"/>
            <w:szCs w:val="24"/>
          </w:rPr>
          <w:t>和</w:t>
        </w:r>
      </w:ins>
      <w:ins w:id="52" w:author="tianlong" w:date="2016-08-04T21:11:00Z">
        <w:r w:rsidR="009860F5">
          <w:rPr>
            <w:rFonts w:ascii="宋体" w:hAnsi="宋体"/>
            <w:szCs w:val="24"/>
          </w:rPr>
          <w:t>命令行</w:t>
        </w:r>
      </w:ins>
      <w:ins w:id="53" w:author="tianlong" w:date="2016-08-04T21:13:00Z">
        <w:r w:rsidR="009860F5">
          <w:rPr>
            <w:rFonts w:ascii="宋体" w:hAnsi="宋体" w:hint="eastAsia"/>
            <w:szCs w:val="24"/>
          </w:rPr>
          <w:t>的调试</w:t>
        </w:r>
        <w:r w:rsidR="009860F5">
          <w:rPr>
            <w:rFonts w:ascii="宋体" w:hAnsi="宋体"/>
            <w:szCs w:val="24"/>
          </w:rPr>
          <w:t>工具</w:t>
        </w:r>
      </w:ins>
      <w:ins w:id="54" w:author="tianlong" w:date="2016-08-04T21:11:00Z">
        <w:r w:rsidR="009860F5">
          <w:rPr>
            <w:rFonts w:ascii="宋体" w:hAnsi="宋体"/>
            <w:szCs w:val="24"/>
          </w:rPr>
          <w:t>，</w:t>
        </w:r>
      </w:ins>
      <w:ins w:id="55" w:author="tianlong" w:date="2016-08-04T21:14:00Z">
        <w:r w:rsidR="009860F5">
          <w:rPr>
            <w:rFonts w:ascii="宋体" w:hAnsi="宋体" w:hint="eastAsia"/>
            <w:szCs w:val="24"/>
          </w:rPr>
          <w:t>虽然JDB可以</w:t>
        </w:r>
        <w:r w:rsidR="009860F5">
          <w:rPr>
            <w:rFonts w:ascii="宋体" w:hAnsi="宋体"/>
            <w:szCs w:val="24"/>
          </w:rPr>
          <w:t>免费获取并且是平台独立，</w:t>
        </w:r>
      </w:ins>
      <w:ins w:id="56" w:author="tianlong" w:date="2016-08-04T21:15:00Z">
        <w:r w:rsidR="009860F5">
          <w:rPr>
            <w:rFonts w:ascii="宋体" w:hAnsi="宋体" w:hint="eastAsia"/>
            <w:szCs w:val="24"/>
          </w:rPr>
          <w:t>但</w:t>
        </w:r>
        <w:r w:rsidR="009860F5">
          <w:rPr>
            <w:rFonts w:ascii="宋体" w:hAnsi="宋体"/>
            <w:szCs w:val="24"/>
          </w:rPr>
          <w:t>开发人员认为它很原始，</w:t>
        </w:r>
        <w:r w:rsidR="009860F5">
          <w:rPr>
            <w:rFonts w:ascii="宋体" w:hAnsi="宋体" w:hint="eastAsia"/>
            <w:szCs w:val="24"/>
          </w:rPr>
          <w:t>难以使用</w:t>
        </w:r>
        <w:r w:rsidR="009860F5">
          <w:rPr>
            <w:rFonts w:ascii="宋体" w:hAnsi="宋体"/>
            <w:szCs w:val="24"/>
          </w:rPr>
          <w:t>。</w:t>
        </w:r>
      </w:ins>
    </w:p>
    <w:p w14:paraId="0A4361EC" w14:textId="3F18E9CF" w:rsidR="00D13444" w:rsidRDefault="00D13444" w:rsidP="00D13444">
      <w:pPr>
        <w:spacing w:line="360" w:lineRule="auto"/>
        <w:ind w:firstLineChars="200" w:firstLine="480"/>
        <w:rPr>
          <w:ins w:id="57" w:author="tianlong" w:date="2016-08-05T06:16:00Z"/>
          <w:rFonts w:ascii="宋体" w:hAnsiTheme="minorHAnsi" w:cs="宋体"/>
          <w:szCs w:val="24"/>
        </w:rPr>
      </w:pPr>
      <w:commentRangeStart w:id="58"/>
      <w:ins w:id="59" w:author="tianlong" w:date="2016-08-05T06:14:00Z">
        <w:r w:rsidRPr="00D13444">
          <w:rPr>
            <w:rFonts w:ascii="宋体" w:hAnsi="宋体" w:hint="eastAsia"/>
            <w:szCs w:val="24"/>
            <w:rPrChange w:id="60" w:author="tianlong" w:date="2016-08-05T06:15:00Z">
              <w:rPr>
                <w:rFonts w:ascii="宋体" w:hAnsiTheme="minorHAnsi" w:cs="宋体" w:hint="eastAsia"/>
                <w:szCs w:val="24"/>
              </w:rPr>
            </w:rPrChange>
          </w:rPr>
          <w:t>针对</w:t>
        </w:r>
        <w:r w:rsidRPr="00D13444">
          <w:rPr>
            <w:rFonts w:ascii="宋体" w:hAnsi="宋体"/>
            <w:szCs w:val="24"/>
            <w:rPrChange w:id="61" w:author="tianlong" w:date="2016-08-05T06:15:00Z">
              <w:rPr>
                <w:szCs w:val="24"/>
              </w:rPr>
            </w:rPrChange>
          </w:rPr>
          <w:t xml:space="preserve">JDB </w:t>
        </w:r>
        <w:r w:rsidRPr="00D13444">
          <w:rPr>
            <w:rFonts w:ascii="宋体" w:hAnsi="宋体" w:hint="eastAsia"/>
            <w:szCs w:val="24"/>
            <w:rPrChange w:id="62" w:author="tianlong" w:date="2016-08-05T06:15:00Z">
              <w:rPr>
                <w:rFonts w:ascii="宋体" w:hAnsiTheme="minorHAnsi" w:cs="宋体" w:hint="eastAsia"/>
                <w:szCs w:val="24"/>
              </w:rPr>
            </w:rPrChange>
          </w:rPr>
          <w:t>的人机界面的改善方向，出现了一批独立的</w:t>
        </w:r>
        <w:r w:rsidRPr="00D13444">
          <w:rPr>
            <w:rFonts w:ascii="宋体" w:hAnsi="宋体"/>
            <w:szCs w:val="24"/>
            <w:rPrChange w:id="63" w:author="tianlong" w:date="2016-08-05T06:15:00Z">
              <w:rPr>
                <w:szCs w:val="24"/>
              </w:rPr>
            </w:rPrChange>
          </w:rPr>
          <w:t xml:space="preserve">GUI Java </w:t>
        </w:r>
        <w:r w:rsidRPr="00D13444">
          <w:rPr>
            <w:rFonts w:ascii="宋体" w:hAnsi="宋体" w:hint="eastAsia"/>
            <w:szCs w:val="24"/>
            <w:rPrChange w:id="64" w:author="tianlong" w:date="2016-08-05T06:15:00Z">
              <w:rPr>
                <w:rFonts w:ascii="宋体" w:hAnsiTheme="minorHAnsi" w:cs="宋体" w:hint="eastAsia"/>
                <w:szCs w:val="24"/>
              </w:rPr>
            </w:rPrChange>
          </w:rPr>
          <w:t>调试器，例如开源社区贡献的</w:t>
        </w:r>
        <w:r w:rsidRPr="00D13444">
          <w:rPr>
            <w:rFonts w:ascii="宋体" w:hAnsi="宋体"/>
            <w:szCs w:val="24"/>
            <w:rPrChange w:id="65" w:author="tianlong" w:date="2016-08-05T06:15:00Z">
              <w:rPr>
                <w:szCs w:val="24"/>
              </w:rPr>
            </w:rPrChange>
          </w:rPr>
          <w:t xml:space="preserve">JDebugTool </w:t>
        </w:r>
        <w:r w:rsidRPr="00D13444">
          <w:rPr>
            <w:rFonts w:ascii="宋体" w:hAnsi="宋体" w:hint="eastAsia"/>
            <w:szCs w:val="24"/>
            <w:rPrChange w:id="66" w:author="tianlong" w:date="2016-08-05T06:15:00Z">
              <w:rPr>
                <w:rFonts w:ascii="宋体" w:hAnsiTheme="minorHAnsi" w:cs="宋体" w:hint="eastAsia"/>
                <w:szCs w:val="24"/>
              </w:rPr>
            </w:rPrChange>
          </w:rPr>
          <w:t>工具和</w:t>
        </w:r>
        <w:r w:rsidRPr="00D13444">
          <w:rPr>
            <w:rFonts w:ascii="宋体" w:hAnsi="宋体"/>
            <w:szCs w:val="24"/>
            <w:rPrChange w:id="67" w:author="tianlong" w:date="2016-08-05T06:15:00Z">
              <w:rPr>
                <w:szCs w:val="24"/>
              </w:rPr>
            </w:rPrChange>
          </w:rPr>
          <w:t xml:space="preserve">JSwat </w:t>
        </w:r>
        <w:r w:rsidRPr="00D13444">
          <w:rPr>
            <w:rFonts w:ascii="宋体" w:hAnsi="宋体" w:hint="eastAsia"/>
            <w:szCs w:val="24"/>
            <w:rPrChange w:id="68" w:author="tianlong" w:date="2016-08-05T06:15:00Z">
              <w:rPr>
                <w:rFonts w:ascii="宋体" w:hAnsiTheme="minorHAnsi" w:cs="宋体" w:hint="eastAsia"/>
                <w:szCs w:val="24"/>
              </w:rPr>
            </w:rPrChange>
          </w:rPr>
          <w:t>工具。上述</w:t>
        </w:r>
        <w:r w:rsidRPr="00D13444">
          <w:rPr>
            <w:rFonts w:ascii="宋体" w:hAnsi="宋体"/>
            <w:szCs w:val="24"/>
            <w:rPrChange w:id="69" w:author="tianlong" w:date="2016-08-05T06:15:00Z">
              <w:rPr>
                <w:szCs w:val="24"/>
              </w:rPr>
            </w:rPrChange>
          </w:rPr>
          <w:t xml:space="preserve">GUI </w:t>
        </w:r>
        <w:r w:rsidRPr="00D13444">
          <w:rPr>
            <w:rFonts w:ascii="宋体" w:hAnsi="宋体" w:hint="eastAsia"/>
            <w:szCs w:val="24"/>
            <w:rPrChange w:id="70" w:author="tianlong" w:date="2016-08-05T06:15:00Z">
              <w:rPr>
                <w:rFonts w:ascii="宋体" w:hAnsiTheme="minorHAnsi" w:cs="宋体" w:hint="eastAsia"/>
                <w:szCs w:val="24"/>
              </w:rPr>
            </w:rPrChange>
          </w:rPr>
          <w:t>的开源</w:t>
        </w:r>
        <w:r w:rsidRPr="00D13444">
          <w:rPr>
            <w:rFonts w:ascii="宋体" w:hAnsi="宋体"/>
            <w:szCs w:val="24"/>
            <w:rPrChange w:id="71" w:author="tianlong" w:date="2016-08-05T06:15:00Z">
              <w:rPr>
                <w:szCs w:val="24"/>
              </w:rPr>
            </w:rPrChange>
          </w:rPr>
          <w:t xml:space="preserve">Java </w:t>
        </w:r>
        <w:r w:rsidRPr="00D13444">
          <w:rPr>
            <w:rFonts w:ascii="宋体" w:hAnsi="宋体" w:hint="eastAsia"/>
            <w:szCs w:val="24"/>
            <w:rPrChange w:id="72" w:author="tianlong" w:date="2016-08-05T06:15:00Z">
              <w:rPr>
                <w:rFonts w:ascii="宋体" w:hAnsiTheme="minorHAnsi" w:cs="宋体" w:hint="eastAsia"/>
                <w:szCs w:val="24"/>
              </w:rPr>
            </w:rPrChange>
          </w:rPr>
          <w:t>调试器都基于甲骨文</w:t>
        </w:r>
        <w:r w:rsidRPr="00D13444">
          <w:rPr>
            <w:rFonts w:ascii="宋体" w:hAnsi="宋体"/>
            <w:szCs w:val="24"/>
            <w:rPrChange w:id="73" w:author="tianlong" w:date="2016-08-05T06:15:00Z">
              <w:rPr>
                <w:szCs w:val="24"/>
              </w:rPr>
            </w:rPrChange>
          </w:rPr>
          <w:t xml:space="preserve">(Oracle) </w:t>
        </w:r>
        <w:r w:rsidRPr="00D13444">
          <w:rPr>
            <w:rFonts w:ascii="宋体" w:hAnsi="宋体" w:hint="eastAsia"/>
            <w:szCs w:val="24"/>
            <w:rPrChange w:id="74" w:author="tianlong" w:date="2016-08-05T06:15:00Z">
              <w:rPr>
                <w:rFonts w:ascii="宋体" w:hAnsiTheme="minorHAnsi" w:cs="宋体" w:hint="eastAsia"/>
                <w:szCs w:val="24"/>
              </w:rPr>
            </w:rPrChange>
          </w:rPr>
          <w:t>公司制订的</w:t>
        </w:r>
        <w:r w:rsidRPr="00D13444">
          <w:rPr>
            <w:rFonts w:ascii="宋体" w:hAnsi="宋体"/>
            <w:szCs w:val="24"/>
            <w:rPrChange w:id="75" w:author="tianlong" w:date="2016-08-05T06:15:00Z">
              <w:rPr>
                <w:szCs w:val="24"/>
              </w:rPr>
            </w:rPrChange>
          </w:rPr>
          <w:t xml:space="preserve">JPDA </w:t>
        </w:r>
        <w:r w:rsidRPr="00D13444">
          <w:rPr>
            <w:rFonts w:ascii="宋体" w:hAnsi="宋体" w:hint="eastAsia"/>
            <w:szCs w:val="24"/>
            <w:rPrChange w:id="76" w:author="tianlong" w:date="2016-08-05T06:15:00Z">
              <w:rPr>
                <w:rFonts w:ascii="宋体" w:hAnsiTheme="minorHAnsi" w:cs="宋体" w:hint="eastAsia"/>
                <w:szCs w:val="24"/>
              </w:rPr>
            </w:rPrChange>
          </w:rPr>
          <w:t>架构。国外的</w:t>
        </w:r>
        <w:r w:rsidRPr="00D13444">
          <w:rPr>
            <w:rFonts w:ascii="宋体" w:hAnsi="宋体"/>
            <w:szCs w:val="24"/>
            <w:rPrChange w:id="77" w:author="tianlong" w:date="2016-08-05T06:15:00Z">
              <w:rPr>
                <w:szCs w:val="24"/>
              </w:rPr>
            </w:rPrChange>
          </w:rPr>
          <w:t xml:space="preserve">Java </w:t>
        </w:r>
        <w:r w:rsidRPr="00D13444">
          <w:rPr>
            <w:rFonts w:ascii="宋体" w:hAnsi="宋体" w:hint="eastAsia"/>
            <w:szCs w:val="24"/>
            <w:rPrChange w:id="78" w:author="tianlong" w:date="2016-08-05T06:15:00Z">
              <w:rPr>
                <w:rFonts w:ascii="宋体" w:hAnsiTheme="minorHAnsi" w:cs="宋体" w:hint="eastAsia"/>
                <w:szCs w:val="24"/>
              </w:rPr>
            </w:rPrChange>
          </w:rPr>
          <w:t>厂商则主要致力于集成的</w:t>
        </w:r>
        <w:r w:rsidRPr="00D13444">
          <w:rPr>
            <w:rFonts w:ascii="宋体" w:hAnsi="宋体"/>
            <w:szCs w:val="24"/>
            <w:rPrChange w:id="79" w:author="tianlong" w:date="2016-08-05T06:15:00Z">
              <w:rPr>
                <w:szCs w:val="24"/>
              </w:rPr>
            </w:rPrChange>
          </w:rPr>
          <w:t xml:space="preserve">Java </w:t>
        </w:r>
        <w:r w:rsidRPr="00D13444">
          <w:rPr>
            <w:rFonts w:ascii="宋体" w:hAnsi="宋体" w:hint="eastAsia"/>
            <w:szCs w:val="24"/>
            <w:rPrChange w:id="80" w:author="tianlong" w:date="2016-08-05T06:15:00Z">
              <w:rPr>
                <w:rFonts w:ascii="宋体" w:hAnsiTheme="minorHAnsi" w:cs="宋体" w:hint="eastAsia"/>
                <w:szCs w:val="24"/>
              </w:rPr>
            </w:rPrChange>
          </w:rPr>
          <w:t>开发环境的设计和推广，如</w:t>
        </w:r>
        <w:r w:rsidRPr="00D13444">
          <w:rPr>
            <w:rFonts w:ascii="宋体" w:hAnsi="宋体"/>
            <w:szCs w:val="24"/>
            <w:rPrChange w:id="81" w:author="tianlong" w:date="2016-08-05T06:15:00Z">
              <w:rPr>
                <w:szCs w:val="24"/>
              </w:rPr>
            </w:rPrChange>
          </w:rPr>
          <w:t xml:space="preserve">IBM </w:t>
        </w:r>
        <w:r w:rsidRPr="00D13444">
          <w:rPr>
            <w:rFonts w:ascii="宋体" w:hAnsi="宋体" w:hint="eastAsia"/>
            <w:szCs w:val="24"/>
            <w:rPrChange w:id="82" w:author="tianlong" w:date="2016-08-05T06:15:00Z">
              <w:rPr>
                <w:rFonts w:ascii="宋体" w:hAnsiTheme="minorHAnsi" w:cs="宋体" w:hint="eastAsia"/>
                <w:szCs w:val="24"/>
              </w:rPr>
            </w:rPrChange>
          </w:rPr>
          <w:t>公司的</w:t>
        </w:r>
        <w:r w:rsidRPr="00D13444">
          <w:rPr>
            <w:rFonts w:ascii="宋体" w:hAnsi="宋体"/>
            <w:szCs w:val="24"/>
            <w:rPrChange w:id="83" w:author="tianlong" w:date="2016-08-05T06:15:00Z">
              <w:rPr>
                <w:szCs w:val="24"/>
              </w:rPr>
            </w:rPrChange>
          </w:rPr>
          <w:t xml:space="preserve">Visual Age for Java, Symantec </w:t>
        </w:r>
        <w:r w:rsidRPr="00D13444">
          <w:rPr>
            <w:rFonts w:ascii="宋体" w:hAnsi="宋体" w:hint="eastAsia"/>
            <w:szCs w:val="24"/>
            <w:rPrChange w:id="84" w:author="tianlong" w:date="2016-08-05T06:15:00Z">
              <w:rPr>
                <w:rFonts w:ascii="宋体" w:hAnsiTheme="minorHAnsi" w:cs="宋体" w:hint="eastAsia"/>
                <w:szCs w:val="24"/>
              </w:rPr>
            </w:rPrChange>
          </w:rPr>
          <w:t>公司的</w:t>
        </w:r>
        <w:r w:rsidRPr="00D13444">
          <w:rPr>
            <w:rFonts w:ascii="宋体" w:hAnsi="宋体"/>
            <w:szCs w:val="24"/>
            <w:rPrChange w:id="85" w:author="tianlong" w:date="2016-08-05T06:15:00Z">
              <w:rPr>
                <w:szCs w:val="24"/>
              </w:rPr>
            </w:rPrChange>
          </w:rPr>
          <w:t xml:space="preserve">Visual Cafe </w:t>
        </w:r>
        <w:r w:rsidRPr="00D13444">
          <w:rPr>
            <w:rFonts w:ascii="宋体" w:hAnsi="宋体" w:hint="eastAsia"/>
            <w:szCs w:val="24"/>
            <w:rPrChange w:id="86" w:author="tianlong" w:date="2016-08-05T06:15:00Z">
              <w:rPr>
                <w:rFonts w:ascii="宋体" w:hAnsiTheme="minorHAnsi" w:cs="宋体" w:hint="eastAsia"/>
                <w:szCs w:val="24"/>
              </w:rPr>
            </w:rPrChange>
          </w:rPr>
          <w:t>以及</w:t>
        </w:r>
        <w:r>
          <w:rPr>
            <w:szCs w:val="24"/>
          </w:rPr>
          <w:t xml:space="preserve">Borland </w:t>
        </w:r>
        <w:r>
          <w:rPr>
            <w:rFonts w:ascii="宋体" w:hAnsiTheme="minorHAnsi" w:cs="宋体" w:hint="eastAsia"/>
            <w:szCs w:val="24"/>
          </w:rPr>
          <w:t>公司的</w:t>
        </w:r>
        <w:r>
          <w:rPr>
            <w:szCs w:val="24"/>
          </w:rPr>
          <w:t>JBuilder</w:t>
        </w:r>
        <w:r>
          <w:rPr>
            <w:rFonts w:ascii="宋体" w:hAnsiTheme="minorHAnsi" w:cs="宋体" w:hint="eastAsia"/>
            <w:szCs w:val="24"/>
          </w:rPr>
          <w:t>。</w:t>
        </w:r>
      </w:ins>
      <w:commentRangeEnd w:id="58"/>
      <w:ins w:id="87" w:author="tianlong" w:date="2016-08-05T06:15:00Z">
        <w:r>
          <w:rPr>
            <w:rStyle w:val="affb"/>
          </w:rPr>
          <w:commentReference w:id="58"/>
        </w:r>
      </w:ins>
    </w:p>
    <w:p w14:paraId="39CE726E" w14:textId="347E96D3" w:rsidR="00D13444" w:rsidRPr="00D13444" w:rsidRDefault="00D13444" w:rsidP="00D13444">
      <w:pPr>
        <w:spacing w:line="360" w:lineRule="auto"/>
        <w:ind w:firstLineChars="200" w:firstLine="480"/>
        <w:rPr>
          <w:ins w:id="88" w:author="tianlong" w:date="2016-08-04T20:53:00Z"/>
          <w:rFonts w:ascii="宋体" w:hAnsi="宋体"/>
          <w:color w:val="FF0000"/>
          <w:szCs w:val="24"/>
          <w:rPrChange w:id="89" w:author="tianlong" w:date="2016-08-05T06:16:00Z">
            <w:rPr>
              <w:ins w:id="90" w:author="tianlong" w:date="2016-08-04T20:53:00Z"/>
              <w:rFonts w:ascii="宋体" w:hAnsi="宋体"/>
              <w:szCs w:val="24"/>
            </w:rPr>
          </w:rPrChange>
        </w:rPr>
      </w:pPr>
      <w:commentRangeStart w:id="91"/>
      <w:ins w:id="92" w:author="tianlong" w:date="2016-08-05T06:16:00Z">
        <w:r w:rsidRPr="00D13444">
          <w:rPr>
            <w:rFonts w:ascii="宋体" w:hAnsi="宋体" w:hint="eastAsia"/>
            <w:color w:val="FF0000"/>
            <w:szCs w:val="24"/>
            <w:rPrChange w:id="93" w:author="tianlong" w:date="2016-08-05T06:16:00Z">
              <w:rPr>
                <w:rFonts w:ascii="宋体" w:hAnsiTheme="minorHAnsi" w:cs="宋体" w:hint="eastAsia"/>
                <w:szCs w:val="24"/>
              </w:rPr>
            </w:rPrChange>
          </w:rPr>
          <w:t>在跨平台开源集成开发环境</w:t>
        </w:r>
        <w:r w:rsidRPr="00D13444">
          <w:rPr>
            <w:rFonts w:ascii="宋体" w:hAnsi="宋体"/>
            <w:color w:val="FF0000"/>
            <w:szCs w:val="24"/>
            <w:rPrChange w:id="94" w:author="tianlong" w:date="2016-08-05T06:16:00Z">
              <w:rPr>
                <w:szCs w:val="24"/>
              </w:rPr>
            </w:rPrChange>
          </w:rPr>
          <w:t>(Java IDE)</w:t>
        </w:r>
        <w:r w:rsidRPr="00D13444">
          <w:rPr>
            <w:rFonts w:ascii="宋体" w:hAnsi="宋体" w:hint="eastAsia"/>
            <w:color w:val="FF0000"/>
            <w:szCs w:val="24"/>
            <w:rPrChange w:id="95" w:author="tianlong" w:date="2016-08-05T06:16:00Z">
              <w:rPr>
                <w:rFonts w:ascii="宋体" w:hAnsiTheme="minorHAnsi" w:cs="宋体" w:hint="eastAsia"/>
                <w:szCs w:val="24"/>
              </w:rPr>
            </w:rPrChange>
          </w:rPr>
          <w:t>领域最成熟和使用最广泛的是开源社区的</w:t>
        </w:r>
        <w:r w:rsidRPr="00D13444">
          <w:rPr>
            <w:rFonts w:ascii="宋体" w:hAnsi="宋体"/>
            <w:color w:val="FF0000"/>
            <w:szCs w:val="24"/>
            <w:rPrChange w:id="96" w:author="tianlong" w:date="2016-08-05T06:16:00Z">
              <w:rPr>
                <w:szCs w:val="24"/>
              </w:rPr>
            </w:rPrChange>
          </w:rPr>
          <w:t>Eclipse</w:t>
        </w:r>
        <w:r w:rsidRPr="00D13444">
          <w:rPr>
            <w:rFonts w:ascii="宋体" w:hAnsi="宋体" w:hint="eastAsia"/>
            <w:color w:val="FF0000"/>
            <w:szCs w:val="24"/>
            <w:rPrChange w:id="97" w:author="tianlong" w:date="2016-08-05T06:16:00Z">
              <w:rPr>
                <w:rFonts w:ascii="宋体" w:hAnsiTheme="minorHAnsi" w:cs="宋体" w:hint="eastAsia"/>
                <w:szCs w:val="24"/>
              </w:rPr>
            </w:rPrChange>
          </w:rPr>
          <w:t>。</w:t>
        </w:r>
        <w:r w:rsidRPr="00D13444">
          <w:rPr>
            <w:rFonts w:ascii="宋体" w:hAnsi="宋体"/>
            <w:color w:val="FF0000"/>
            <w:szCs w:val="24"/>
            <w:rPrChange w:id="98" w:author="tianlong" w:date="2016-08-05T06:16:00Z">
              <w:rPr>
                <w:szCs w:val="24"/>
              </w:rPr>
            </w:rPrChange>
          </w:rPr>
          <w:t xml:space="preserve">Eclipse </w:t>
        </w:r>
        <w:r w:rsidRPr="00D13444">
          <w:rPr>
            <w:rFonts w:ascii="宋体" w:hAnsi="宋体" w:hint="eastAsia"/>
            <w:color w:val="FF0000"/>
            <w:szCs w:val="24"/>
            <w:rPrChange w:id="99" w:author="tianlong" w:date="2016-08-05T06:16:00Z">
              <w:rPr>
                <w:rFonts w:ascii="宋体" w:hAnsiTheme="minorHAnsi" w:cs="宋体" w:hint="eastAsia"/>
                <w:szCs w:val="24"/>
              </w:rPr>
            </w:rPrChange>
          </w:rPr>
          <w:t>以插件的机制来实现其灵活的扩展性，开发人员可以编写插件来实现自己所需的额外功能</w:t>
        </w:r>
        <w:r w:rsidRPr="00D13444">
          <w:rPr>
            <w:rFonts w:ascii="宋体" w:hAnsi="宋体"/>
            <w:color w:val="FF0000"/>
            <w:szCs w:val="24"/>
            <w:rPrChange w:id="100" w:author="tianlong" w:date="2016-08-05T06:16:00Z">
              <w:rPr>
                <w:rFonts w:ascii="宋体" w:hAnsiTheme="minorHAnsi" w:cs="宋体"/>
                <w:szCs w:val="24"/>
              </w:rPr>
            </w:rPrChange>
          </w:rPr>
          <w:t xml:space="preserve"> [3] </w:t>
        </w:r>
        <w:r w:rsidRPr="00D13444">
          <w:rPr>
            <w:rFonts w:ascii="宋体" w:hAnsi="宋体" w:hint="eastAsia"/>
            <w:color w:val="FF0000"/>
            <w:szCs w:val="24"/>
            <w:rPrChange w:id="101" w:author="tianlong" w:date="2016-08-05T06:16:00Z">
              <w:rPr>
                <w:rFonts w:ascii="宋体" w:hAnsiTheme="minorHAnsi" w:cs="宋体" w:hint="eastAsia"/>
                <w:szCs w:val="24"/>
              </w:rPr>
            </w:rPrChange>
          </w:rPr>
          <w:t>。</w:t>
        </w:r>
        <w:r w:rsidRPr="00D13444">
          <w:rPr>
            <w:rFonts w:ascii="宋体" w:hAnsi="宋体"/>
            <w:color w:val="FF0000"/>
            <w:szCs w:val="24"/>
            <w:rPrChange w:id="102" w:author="tianlong" w:date="2016-08-05T06:16:00Z">
              <w:rPr>
                <w:szCs w:val="24"/>
              </w:rPr>
            </w:rPrChange>
          </w:rPr>
          <w:t xml:space="preserve">Eclipse JDT </w:t>
        </w:r>
        <w:r w:rsidRPr="00D13444">
          <w:rPr>
            <w:rFonts w:ascii="宋体" w:hAnsi="宋体" w:hint="eastAsia"/>
            <w:color w:val="FF0000"/>
            <w:szCs w:val="24"/>
            <w:rPrChange w:id="103" w:author="tianlong" w:date="2016-08-05T06:16:00Z">
              <w:rPr>
                <w:rFonts w:ascii="宋体" w:hAnsiTheme="minorHAnsi" w:cs="宋体" w:hint="eastAsia"/>
                <w:szCs w:val="24"/>
              </w:rPr>
            </w:rPrChange>
          </w:rPr>
          <w:t>调试器可与任何支持</w:t>
        </w:r>
        <w:r w:rsidRPr="00D13444">
          <w:rPr>
            <w:rFonts w:ascii="宋体" w:hAnsi="宋体"/>
            <w:color w:val="FF0000"/>
            <w:szCs w:val="24"/>
            <w:rPrChange w:id="104" w:author="tianlong" w:date="2016-08-05T06:16:00Z">
              <w:rPr>
                <w:szCs w:val="24"/>
              </w:rPr>
            </w:rPrChange>
          </w:rPr>
          <w:t xml:space="preserve">JDPA </w:t>
        </w:r>
        <w:r w:rsidRPr="00D13444">
          <w:rPr>
            <w:rFonts w:ascii="宋体" w:hAnsi="宋体" w:hint="eastAsia"/>
            <w:color w:val="FF0000"/>
            <w:szCs w:val="24"/>
            <w:rPrChange w:id="105" w:author="tianlong" w:date="2016-08-05T06:16:00Z">
              <w:rPr>
                <w:rFonts w:ascii="宋体" w:hAnsiTheme="minorHAnsi" w:cs="宋体" w:hint="eastAsia"/>
                <w:szCs w:val="24"/>
              </w:rPr>
            </w:rPrChange>
          </w:rPr>
          <w:t>调试协议的</w:t>
        </w:r>
        <w:r w:rsidRPr="00D13444">
          <w:rPr>
            <w:rFonts w:ascii="宋体" w:hAnsi="宋体"/>
            <w:color w:val="FF0000"/>
            <w:szCs w:val="24"/>
            <w:rPrChange w:id="106" w:author="tianlong" w:date="2016-08-05T06:16:00Z">
              <w:rPr>
                <w:szCs w:val="24"/>
              </w:rPr>
            </w:rPrChange>
          </w:rPr>
          <w:t xml:space="preserve">Java </w:t>
        </w:r>
        <w:r w:rsidRPr="00D13444">
          <w:rPr>
            <w:rFonts w:ascii="宋体" w:hAnsi="宋体" w:hint="eastAsia"/>
            <w:color w:val="FF0000"/>
            <w:szCs w:val="24"/>
            <w:rPrChange w:id="107" w:author="tianlong" w:date="2016-08-05T06:16:00Z">
              <w:rPr>
                <w:rFonts w:ascii="宋体" w:hAnsiTheme="minorHAnsi" w:cs="宋体" w:hint="eastAsia"/>
                <w:szCs w:val="24"/>
              </w:rPr>
            </w:rPrChange>
          </w:rPr>
          <w:t>虚拟机连接。</w:t>
        </w:r>
        <w:commentRangeEnd w:id="91"/>
        <w:r>
          <w:rPr>
            <w:rStyle w:val="affb"/>
          </w:rPr>
          <w:commentReference w:id="91"/>
        </w:r>
      </w:ins>
    </w:p>
    <w:p w14:paraId="3F4F7783" w14:textId="6DBA73C7" w:rsidR="0027427D" w:rsidDel="006C589F" w:rsidRDefault="0027427D" w:rsidP="004E0E01">
      <w:pPr>
        <w:spacing w:line="360" w:lineRule="auto"/>
        <w:ind w:firstLineChars="200" w:firstLine="480"/>
        <w:rPr>
          <w:del w:id="108" w:author="tianlong" w:date="2016-08-05T05:27:00Z"/>
          <w:rFonts w:ascii="宋体" w:hAnsi="宋体"/>
          <w:szCs w:val="24"/>
        </w:rPr>
      </w:pPr>
      <w:del w:id="109" w:author="tianlong" w:date="2016-08-05T05:27:00Z">
        <w:r w:rsidDel="006C589F">
          <w:rPr>
            <w:rFonts w:ascii="宋体" w:hAnsi="宋体" w:hint="eastAsia"/>
            <w:szCs w:val="24"/>
          </w:rPr>
          <w:delText>J</w:delText>
        </w:r>
        <w:r w:rsidDel="006C589F">
          <w:rPr>
            <w:rFonts w:ascii="宋体" w:hAnsi="宋体"/>
            <w:szCs w:val="24"/>
          </w:rPr>
          <w:delText>avaCard调试没有借鉴，可以考虑</w:delText>
        </w:r>
        <w:r w:rsidDel="006C589F">
          <w:rPr>
            <w:rFonts w:ascii="宋体" w:hAnsi="宋体" w:hint="eastAsia"/>
            <w:szCs w:val="24"/>
          </w:rPr>
          <w:delText>J</w:delText>
        </w:r>
        <w:r w:rsidDel="006C589F">
          <w:rPr>
            <w:rFonts w:ascii="宋体" w:hAnsi="宋体"/>
            <w:szCs w:val="24"/>
          </w:rPr>
          <w:delText>ava调试的借鉴</w:delText>
        </w:r>
        <w:r w:rsidDel="006C589F">
          <w:rPr>
            <w:rFonts w:ascii="宋体" w:hAnsi="宋体" w:hint="eastAsia"/>
            <w:szCs w:val="24"/>
          </w:rPr>
          <w:delText>经验。</w:delText>
        </w:r>
      </w:del>
    </w:p>
    <w:p w14:paraId="36157FBA" w14:textId="430A6FB8" w:rsidR="0027427D" w:rsidRPr="0027427D" w:rsidRDefault="0027427D" w:rsidP="0027427D">
      <w:pPr>
        <w:spacing w:line="360" w:lineRule="auto"/>
        <w:ind w:firstLineChars="200" w:firstLine="480"/>
        <w:rPr>
          <w:rFonts w:ascii="宋体" w:hAnsi="宋体"/>
          <w:szCs w:val="24"/>
        </w:rPr>
      </w:pPr>
      <w:r>
        <w:rPr>
          <w:rFonts w:ascii="宋体" w:hAnsi="宋体"/>
          <w:szCs w:val="24"/>
        </w:rPr>
        <w:t>IBM</w:t>
      </w:r>
      <w:r>
        <w:rPr>
          <w:rFonts w:ascii="宋体" w:hAnsi="宋体" w:hint="eastAsia"/>
          <w:szCs w:val="24"/>
        </w:rPr>
        <w:t>公司</w:t>
      </w:r>
      <w:r>
        <w:rPr>
          <w:rFonts w:ascii="宋体" w:hAnsi="宋体"/>
          <w:szCs w:val="24"/>
        </w:rPr>
        <w:t>针对自己生产的</w:t>
      </w:r>
      <w:r>
        <w:rPr>
          <w:rFonts w:ascii="宋体" w:hAnsi="宋体" w:hint="eastAsia"/>
          <w:szCs w:val="24"/>
        </w:rPr>
        <w:t>JCOP（J</w:t>
      </w:r>
      <w:r>
        <w:rPr>
          <w:rFonts w:ascii="宋体" w:hAnsi="宋体"/>
          <w:szCs w:val="24"/>
        </w:rPr>
        <w:t>ava Card OpenPlatform）</w:t>
      </w:r>
      <w:ins w:id="110" w:author="tianlong" w:date="2016-08-05T05:28:00Z">
        <w:r w:rsidR="006C589F" w:rsidRPr="00814D9A">
          <w:rPr>
            <w:rFonts w:ascii="宋体" w:hAnsi="宋体" w:cs="宋体" w:hint="eastAsia"/>
          </w:rPr>
          <w:t>卡，是 IBM研究院</w:t>
        </w:r>
        <w:r w:rsidR="006C589F" w:rsidRPr="00814D9A">
          <w:rPr>
            <w:rFonts w:ascii="宋体" w:hAnsi="宋体" w:cs="宋体"/>
          </w:rPr>
          <w:t>为</w:t>
        </w:r>
        <w:r w:rsidR="006C589F" w:rsidRPr="00814D9A">
          <w:rPr>
            <w:rFonts w:ascii="宋体" w:hAnsi="宋体" w:cs="宋体" w:hint="eastAsia"/>
          </w:rPr>
          <w:t>J</w:t>
        </w:r>
        <w:r w:rsidR="006C589F" w:rsidRPr="00814D9A">
          <w:rPr>
            <w:rFonts w:ascii="宋体" w:hAnsi="宋体" w:cs="宋体"/>
          </w:rPr>
          <w:t>avaCard平台开发的智能卡操作系统；</w:t>
        </w:r>
        <w:r w:rsidR="006C589F" w:rsidRPr="00814D9A">
          <w:rPr>
            <w:rFonts w:ascii="宋体" w:hAnsi="宋体" w:cs="宋体" w:hint="eastAsia"/>
          </w:rPr>
          <w:t>JCOP卡</w:t>
        </w:r>
        <w:r w:rsidR="006C589F" w:rsidRPr="00814D9A">
          <w:rPr>
            <w:rFonts w:ascii="宋体" w:hAnsi="宋体" w:cs="宋体"/>
          </w:rPr>
          <w:t>中拥有能够运行</w:t>
        </w:r>
        <w:r w:rsidR="006C589F" w:rsidRPr="00814D9A">
          <w:rPr>
            <w:rFonts w:ascii="宋体" w:hAnsi="宋体" w:cs="宋体" w:hint="eastAsia"/>
          </w:rPr>
          <w:t>J</w:t>
        </w:r>
        <w:r w:rsidR="006C589F" w:rsidRPr="00814D9A">
          <w:rPr>
            <w:rFonts w:ascii="宋体" w:hAnsi="宋体" w:cs="宋体"/>
          </w:rPr>
          <w:t>ava应用程序的</w:t>
        </w:r>
        <w:r w:rsidR="006C589F" w:rsidRPr="00814D9A">
          <w:rPr>
            <w:rFonts w:ascii="宋体" w:hAnsi="宋体" w:cs="宋体" w:hint="eastAsia"/>
          </w:rPr>
          <w:t>J</w:t>
        </w:r>
        <w:r w:rsidR="006C589F" w:rsidRPr="00814D9A">
          <w:rPr>
            <w:rFonts w:ascii="宋体" w:hAnsi="宋体" w:cs="宋体"/>
          </w:rPr>
          <w:t>ava卡虚拟机，</w:t>
        </w:r>
        <w:r w:rsidR="006C589F" w:rsidRPr="00814D9A">
          <w:rPr>
            <w:rFonts w:ascii="宋体" w:hAnsi="宋体" w:cs="宋体" w:hint="eastAsia"/>
          </w:rPr>
          <w:t>JCOP S</w:t>
        </w:r>
        <w:r w:rsidR="006C589F" w:rsidRPr="00814D9A">
          <w:rPr>
            <w:rFonts w:ascii="宋体" w:hAnsi="宋体" w:cs="宋体"/>
          </w:rPr>
          <w:t>hell是</w:t>
        </w:r>
        <w:r w:rsidR="006C589F" w:rsidRPr="00814D9A">
          <w:rPr>
            <w:rFonts w:ascii="宋体" w:hAnsi="宋体" w:cs="宋体" w:hint="eastAsia"/>
          </w:rPr>
          <w:t>IBM公司</w:t>
        </w:r>
        <w:r w:rsidR="006C589F" w:rsidRPr="00814D9A">
          <w:rPr>
            <w:rFonts w:ascii="宋体" w:hAnsi="宋体" w:cs="宋体"/>
          </w:rPr>
          <w:t>专门针对</w:t>
        </w:r>
        <w:r w:rsidR="006C589F" w:rsidRPr="00814D9A">
          <w:rPr>
            <w:rFonts w:ascii="宋体" w:hAnsi="宋体" w:cs="宋体" w:hint="eastAsia"/>
          </w:rPr>
          <w:t>JCOP卡</w:t>
        </w:r>
        <w:r w:rsidR="006C589F" w:rsidRPr="00814D9A">
          <w:rPr>
            <w:rFonts w:ascii="宋体" w:hAnsi="宋体" w:cs="宋体"/>
          </w:rPr>
          <w:t>而开发的调试工具</w:t>
        </w:r>
        <w:r w:rsidR="006C589F" w:rsidRPr="00814D9A">
          <w:rPr>
            <w:rFonts w:ascii="宋体" w:hAnsi="宋体" w:cs="宋体" w:hint="eastAsia"/>
          </w:rPr>
          <w:t>,但</w:t>
        </w:r>
        <w:r w:rsidR="006C589F" w:rsidRPr="00814D9A">
          <w:rPr>
            <w:rFonts w:ascii="宋体" w:hAnsi="宋体" w:cs="宋体"/>
          </w:rPr>
          <w:t>只能</w:t>
        </w:r>
        <w:r w:rsidR="006C589F" w:rsidRPr="00814D9A">
          <w:rPr>
            <w:rFonts w:ascii="宋体" w:hAnsi="宋体" w:cs="宋体" w:hint="eastAsia"/>
          </w:rPr>
          <w:t>对Apple</w:t>
        </w:r>
        <w:r w:rsidR="006C589F" w:rsidRPr="00814D9A">
          <w:rPr>
            <w:rFonts w:ascii="宋体" w:hAnsi="宋体" w:cs="宋体"/>
          </w:rPr>
          <w:t>t调试</w:t>
        </w:r>
        <w:r w:rsidR="006C589F">
          <w:rPr>
            <w:rFonts w:ascii="宋体" w:hAnsi="宋体" w:cs="宋体" w:hint="eastAsia"/>
          </w:rPr>
          <w:t>。</w:t>
        </w:r>
        <w:r w:rsidR="006C589F" w:rsidRPr="005D18BD">
          <w:rPr>
            <w:rFonts w:ascii="宋体" w:hAnsi="宋体" w:cs="宋体" w:hint="eastAsia"/>
          </w:rPr>
          <w:t>A</w:t>
        </w:r>
        <w:r w:rsidR="006C589F" w:rsidRPr="005D18BD">
          <w:rPr>
            <w:rFonts w:ascii="宋体" w:hAnsi="宋体" w:cs="宋体"/>
          </w:rPr>
          <w:t>pplet调试可以加速应用的开发，能</w:t>
        </w:r>
        <w:r w:rsidR="006C589F" w:rsidRPr="005D18BD">
          <w:rPr>
            <w:rFonts w:ascii="宋体" w:hAnsi="宋体" w:cs="宋体" w:hint="eastAsia"/>
          </w:rPr>
          <w:t>够</w:t>
        </w:r>
        <w:r w:rsidR="006C589F" w:rsidRPr="005D18BD">
          <w:rPr>
            <w:rFonts w:ascii="宋体" w:hAnsi="宋体" w:cs="宋体"/>
          </w:rPr>
          <w:t>快速定位问题，</w:t>
        </w:r>
        <w:r w:rsidR="006C589F" w:rsidRPr="00F73255">
          <w:rPr>
            <w:rFonts w:ascii="宋体" w:hAnsi="宋体" w:cs="宋体"/>
          </w:rPr>
          <w:t>但是，</w:t>
        </w:r>
        <w:r w:rsidR="006C589F" w:rsidRPr="00F73255">
          <w:rPr>
            <w:rFonts w:ascii="宋体" w:hAnsi="宋体" w:cs="宋体" w:hint="eastAsia"/>
          </w:rPr>
          <w:t>对于J</w:t>
        </w:r>
        <w:r w:rsidR="006C589F" w:rsidRPr="00F73255">
          <w:rPr>
            <w:rFonts w:ascii="宋体" w:hAnsi="宋体" w:cs="宋体"/>
          </w:rPr>
          <w:t xml:space="preserve">ava </w:t>
        </w:r>
        <w:r w:rsidR="006C589F" w:rsidRPr="00F73255">
          <w:rPr>
            <w:rFonts w:ascii="宋体" w:hAnsi="宋体" w:cs="宋体" w:hint="eastAsia"/>
          </w:rPr>
          <w:t>C</w:t>
        </w:r>
        <w:r w:rsidR="006C589F" w:rsidRPr="00F73255">
          <w:rPr>
            <w:rFonts w:ascii="宋体" w:hAnsi="宋体" w:cs="宋体"/>
          </w:rPr>
          <w:t>ard操作系统的开发调试，还是无法</w:t>
        </w:r>
        <w:commentRangeStart w:id="111"/>
        <w:r w:rsidR="006C589F" w:rsidRPr="00F73255">
          <w:rPr>
            <w:rFonts w:ascii="宋体" w:hAnsi="宋体" w:cs="宋体"/>
          </w:rPr>
          <w:t>实现</w:t>
        </w:r>
      </w:ins>
      <w:commentRangeEnd w:id="111"/>
      <w:ins w:id="112" w:author="tianlong" w:date="2016-08-05T05:32:00Z">
        <w:r w:rsidR="006C589F">
          <w:rPr>
            <w:rStyle w:val="affb"/>
          </w:rPr>
          <w:commentReference w:id="111"/>
        </w:r>
      </w:ins>
      <w:ins w:id="113" w:author="tianlong" w:date="2016-08-05T05:28:00Z">
        <w:r w:rsidR="006C589F" w:rsidRPr="00F73255">
          <w:rPr>
            <w:rFonts w:ascii="宋体" w:hAnsi="宋体" w:cs="宋体"/>
          </w:rPr>
          <w:t>。</w:t>
        </w:r>
      </w:ins>
    </w:p>
    <w:p w14:paraId="6B7A1BF4" w14:textId="78E1DAD4" w:rsidR="00593AC6" w:rsidRPr="00593AC6" w:rsidDel="006C589F" w:rsidRDefault="00EF7CC1">
      <w:pPr>
        <w:spacing w:line="360" w:lineRule="auto"/>
        <w:ind w:firstLineChars="200" w:firstLine="480"/>
        <w:rPr>
          <w:del w:id="114" w:author="tianlong" w:date="2016-08-05T05:31:00Z"/>
          <w:rFonts w:ascii="宋体" w:hAnsi="宋体"/>
          <w:szCs w:val="24"/>
        </w:rPr>
      </w:pPr>
      <w:del w:id="115" w:author="tianlong" w:date="2016-08-05T05:31:00Z">
        <w:r w:rsidDel="006C589F">
          <w:rPr>
            <w:rFonts w:ascii="宋体" w:hAnsi="宋体" w:hint="eastAsia"/>
            <w:szCs w:val="24"/>
          </w:rPr>
          <w:lastRenderedPageBreak/>
          <w:delText>主要</w:delText>
        </w:r>
        <w:r w:rsidDel="006C589F">
          <w:rPr>
            <w:rFonts w:ascii="宋体" w:hAnsi="宋体"/>
            <w:szCs w:val="24"/>
          </w:rPr>
          <w:delText>是调研其它类似的系统，也就是</w:delText>
        </w:r>
        <w:r w:rsidDel="006C589F">
          <w:rPr>
            <w:rFonts w:ascii="宋体" w:hAnsi="宋体" w:hint="eastAsia"/>
            <w:szCs w:val="24"/>
          </w:rPr>
          <w:delText>学习</w:delText>
        </w:r>
        <w:r w:rsidDel="006C589F">
          <w:rPr>
            <w:rFonts w:ascii="宋体" w:hAnsi="宋体"/>
            <w:szCs w:val="24"/>
          </w:rPr>
          <w:delText>已有的先进经验，保障本论文能顺利完成，，，，</w:delText>
        </w:r>
        <w:r w:rsidDel="006C589F">
          <w:rPr>
            <w:rFonts w:ascii="宋体" w:hAnsi="宋体" w:hint="eastAsia"/>
            <w:szCs w:val="24"/>
          </w:rPr>
          <w:delText>国外</w:delText>
        </w:r>
        <w:r w:rsidDel="006C589F">
          <w:rPr>
            <w:rFonts w:ascii="宋体" w:hAnsi="宋体"/>
            <w:szCs w:val="24"/>
          </w:rPr>
          <w:delText>相关的系统的解决方案，同类型的系统，</w:delText>
        </w:r>
        <w:r w:rsidR="00656460" w:rsidRPr="00656460" w:rsidDel="006C589F">
          <w:rPr>
            <w:rFonts w:ascii="宋体" w:hAnsi="宋体" w:hint="eastAsia"/>
            <w:szCs w:val="24"/>
          </w:rPr>
          <w:delText>。</w:delText>
        </w:r>
      </w:del>
    </w:p>
    <w:p w14:paraId="7B48EC82" w14:textId="77777777" w:rsidR="008212E4" w:rsidRDefault="008212E4" w:rsidP="004E0E01">
      <w:pPr>
        <w:pStyle w:val="2"/>
      </w:pPr>
      <w:bookmarkStart w:id="116" w:name="_Toc451936652"/>
      <w:r>
        <w:rPr>
          <w:rFonts w:hint="eastAsia"/>
        </w:rPr>
        <w:t>国内研究现状</w:t>
      </w:r>
      <w:bookmarkEnd w:id="116"/>
    </w:p>
    <w:p w14:paraId="335F376C" w14:textId="290E49C2" w:rsidR="00ED51EC" w:rsidRDefault="00ED51EC" w:rsidP="00EF7CC1">
      <w:pPr>
        <w:spacing w:line="360" w:lineRule="auto"/>
        <w:ind w:firstLineChars="200" w:firstLine="480"/>
        <w:rPr>
          <w:ins w:id="117" w:author="tianlong" w:date="2016-08-05T05:39:00Z"/>
          <w:rFonts w:ascii="宋体" w:hAnsi="宋体"/>
          <w:szCs w:val="24"/>
        </w:rPr>
      </w:pPr>
      <w:ins w:id="118" w:author="tianlong" w:date="2016-08-05T05:46:00Z">
        <w:r>
          <w:rPr>
            <w:rFonts w:ascii="宋体" w:hAnsi="宋体" w:hint="eastAsia"/>
            <w:szCs w:val="24"/>
          </w:rPr>
          <w:t>国内</w:t>
        </w:r>
        <w:r>
          <w:rPr>
            <w:rFonts w:ascii="宋体" w:hAnsi="宋体"/>
            <w:szCs w:val="24"/>
          </w:rPr>
          <w:t>对于</w:t>
        </w:r>
        <w:r>
          <w:rPr>
            <w:rFonts w:ascii="宋体" w:hAnsi="宋体" w:hint="eastAsia"/>
            <w:szCs w:val="24"/>
          </w:rPr>
          <w:t>J</w:t>
        </w:r>
        <w:r>
          <w:rPr>
            <w:rFonts w:ascii="宋体" w:hAnsi="宋体"/>
            <w:szCs w:val="24"/>
          </w:rPr>
          <w:t>avaCard调试器的研究</w:t>
        </w:r>
        <w:r w:rsidR="001431A9">
          <w:rPr>
            <w:rFonts w:ascii="宋体" w:hAnsi="宋体" w:hint="eastAsia"/>
            <w:szCs w:val="24"/>
          </w:rPr>
          <w:t>主要</w:t>
        </w:r>
        <w:r w:rsidR="001431A9">
          <w:rPr>
            <w:rFonts w:ascii="宋体" w:hAnsi="宋体"/>
            <w:szCs w:val="24"/>
          </w:rPr>
          <w:t>集中在基于</w:t>
        </w:r>
        <w:r w:rsidR="001431A9">
          <w:rPr>
            <w:rFonts w:ascii="宋体" w:hAnsi="宋体" w:hint="eastAsia"/>
            <w:szCs w:val="24"/>
          </w:rPr>
          <w:t>J</w:t>
        </w:r>
        <w:r w:rsidR="001431A9">
          <w:rPr>
            <w:rFonts w:ascii="宋体" w:hAnsi="宋体"/>
            <w:szCs w:val="24"/>
          </w:rPr>
          <w:t>ava标准</w:t>
        </w:r>
        <w:r w:rsidR="001431A9">
          <w:rPr>
            <w:rFonts w:ascii="宋体" w:hAnsi="宋体" w:hint="eastAsia"/>
            <w:szCs w:val="24"/>
          </w:rPr>
          <w:t>JPDA</w:t>
        </w:r>
      </w:ins>
      <w:ins w:id="119" w:author="tianlong" w:date="2016-08-05T05:47:00Z">
        <w:r w:rsidR="001431A9">
          <w:rPr>
            <w:rFonts w:ascii="宋体" w:hAnsi="宋体" w:hint="eastAsia"/>
            <w:szCs w:val="24"/>
          </w:rPr>
          <w:t>调试</w:t>
        </w:r>
        <w:r w:rsidR="001431A9">
          <w:rPr>
            <w:rFonts w:ascii="宋体" w:hAnsi="宋体"/>
            <w:szCs w:val="24"/>
          </w:rPr>
          <w:t>体系的</w:t>
        </w:r>
      </w:ins>
      <w:ins w:id="120" w:author="tianlong" w:date="2016-08-05T05:48:00Z">
        <w:r w:rsidR="001431A9">
          <w:rPr>
            <w:rFonts w:ascii="宋体" w:hAnsi="宋体"/>
            <w:szCs w:val="24"/>
          </w:rPr>
          <w:t>特定应用的系统研究和实现</w:t>
        </w:r>
        <w:r w:rsidR="001431A9">
          <w:rPr>
            <w:rFonts w:ascii="宋体" w:hAnsi="宋体" w:hint="eastAsia"/>
            <w:szCs w:val="24"/>
          </w:rPr>
          <w:t>。</w:t>
        </w:r>
      </w:ins>
      <w:commentRangeStart w:id="121"/>
      <w:del w:id="122" w:author="tianlong" w:date="2016-08-05T05:45:00Z">
        <w:r w:rsidR="00EF7CC1" w:rsidDel="00ED51EC">
          <w:rPr>
            <w:rFonts w:ascii="宋体" w:hAnsi="宋体" w:hint="eastAsia"/>
            <w:szCs w:val="24"/>
          </w:rPr>
          <w:delText>主要</w:delText>
        </w:r>
        <w:r w:rsidR="00EF7CC1" w:rsidDel="00ED51EC">
          <w:rPr>
            <w:rFonts w:ascii="宋体" w:hAnsi="宋体"/>
            <w:szCs w:val="24"/>
          </w:rPr>
          <w:delText>是调</w:delText>
        </w:r>
        <w:r w:rsidR="00D61A70" w:rsidDel="00ED51EC">
          <w:rPr>
            <w:rFonts w:ascii="宋体" w:hAnsi="宋体" w:hint="eastAsia"/>
            <w:szCs w:val="24"/>
          </w:rPr>
          <w:delText>8H,YNUM,.LKKU8OPW[EFGYO90P[=</w:delText>
        </w:r>
        <w:r w:rsidR="00EF7CC1" w:rsidDel="00ED51EC">
          <w:rPr>
            <w:rFonts w:ascii="宋体" w:hAnsi="宋体"/>
            <w:szCs w:val="24"/>
          </w:rPr>
          <w:delText>研其它类似的系统，也就是</w:delText>
        </w:r>
        <w:r w:rsidR="00EF7CC1" w:rsidDel="00ED51EC">
          <w:rPr>
            <w:rFonts w:ascii="宋体" w:hAnsi="宋体" w:hint="eastAsia"/>
            <w:szCs w:val="24"/>
          </w:rPr>
          <w:delText>学习</w:delText>
        </w:r>
        <w:r w:rsidR="00EF7CC1" w:rsidDel="00ED51EC">
          <w:rPr>
            <w:rFonts w:ascii="宋体" w:hAnsi="宋体"/>
            <w:szCs w:val="24"/>
          </w:rPr>
          <w:delText>已有的先进经验，保障本论文能顺利完成，，，，</w:delText>
        </w:r>
        <w:r w:rsidR="00EF7CC1" w:rsidDel="00ED51EC">
          <w:rPr>
            <w:rFonts w:ascii="宋体" w:hAnsi="宋体" w:hint="eastAsia"/>
            <w:szCs w:val="24"/>
          </w:rPr>
          <w:delText>国内</w:delText>
        </w:r>
        <w:r w:rsidR="00EF7CC1" w:rsidDel="00ED51EC">
          <w:rPr>
            <w:rFonts w:ascii="宋体" w:hAnsi="宋体"/>
            <w:szCs w:val="24"/>
          </w:rPr>
          <w:delText>相关的系统的解决方案，同类型的系统，</w:delText>
        </w:r>
        <w:r w:rsidR="00EF7CC1" w:rsidRPr="00656460" w:rsidDel="00ED51EC">
          <w:rPr>
            <w:rFonts w:ascii="宋体" w:hAnsi="宋体" w:hint="eastAsia"/>
            <w:szCs w:val="24"/>
          </w:rPr>
          <w:delText>。</w:delText>
        </w:r>
      </w:del>
      <w:ins w:id="123" w:author="tianlong" w:date="2016-08-05T05:38:00Z">
        <w:r>
          <w:rPr>
            <w:rFonts w:ascii="宋体" w:hAnsi="宋体" w:hint="eastAsia"/>
            <w:szCs w:val="24"/>
          </w:rPr>
          <w:t>由于</w:t>
        </w:r>
      </w:ins>
      <w:commentRangeEnd w:id="121"/>
      <w:ins w:id="124" w:author="tianlong" w:date="2016-08-05T05:45:00Z">
        <w:r>
          <w:rPr>
            <w:rStyle w:val="affb"/>
          </w:rPr>
          <w:commentReference w:id="121"/>
        </w:r>
      </w:ins>
      <w:ins w:id="125" w:author="tianlong" w:date="2016-08-05T05:38:00Z">
        <w:r>
          <w:rPr>
            <w:rFonts w:ascii="宋体" w:hAnsi="宋体" w:hint="eastAsia"/>
            <w:szCs w:val="24"/>
          </w:rPr>
          <w:t>J</w:t>
        </w:r>
        <w:r>
          <w:rPr>
            <w:rFonts w:ascii="宋体" w:hAnsi="宋体"/>
            <w:szCs w:val="24"/>
          </w:rPr>
          <w:t>avaCard竞争非常激烈，各大</w:t>
        </w:r>
      </w:ins>
      <w:ins w:id="126" w:author="tianlong" w:date="2016-08-05T05:39:00Z">
        <w:r>
          <w:rPr>
            <w:rFonts w:ascii="宋体" w:hAnsi="宋体"/>
            <w:szCs w:val="24"/>
          </w:rPr>
          <w:t>卡制造商或服务商都研究设计自己的</w:t>
        </w:r>
        <w:r>
          <w:rPr>
            <w:rFonts w:ascii="宋体" w:hAnsi="宋体" w:hint="eastAsia"/>
            <w:szCs w:val="24"/>
          </w:rPr>
          <w:t>J</w:t>
        </w:r>
        <w:r>
          <w:rPr>
            <w:rFonts w:ascii="宋体" w:hAnsi="宋体"/>
            <w:szCs w:val="24"/>
          </w:rPr>
          <w:t>avaCard开发调试软件。主要</w:t>
        </w:r>
        <w:r>
          <w:rPr>
            <w:rFonts w:ascii="宋体" w:hAnsi="宋体" w:hint="eastAsia"/>
            <w:szCs w:val="24"/>
          </w:rPr>
          <w:t>有</w:t>
        </w:r>
        <w:r>
          <w:rPr>
            <w:rFonts w:ascii="宋体" w:hAnsi="宋体"/>
            <w:szCs w:val="24"/>
          </w:rPr>
          <w:t>：</w:t>
        </w:r>
      </w:ins>
    </w:p>
    <w:p w14:paraId="49D3C98D" w14:textId="7A03E570" w:rsidR="00ED51EC" w:rsidRPr="002C52AD" w:rsidRDefault="00ED51EC" w:rsidP="002C52AD">
      <w:pPr>
        <w:pStyle w:val="4"/>
        <w:numPr>
          <w:ilvl w:val="2"/>
          <w:numId w:val="1"/>
        </w:numPr>
        <w:rPr>
          <w:ins w:id="127" w:author="tianlong" w:date="2016-08-05T05:40:00Z"/>
          <w:rFonts w:ascii="宋体" w:hAnsi="宋体"/>
          <w:szCs w:val="24"/>
          <w:rPrChange w:id="128" w:author="tianlong" w:date="2016-08-05T12:55:00Z">
            <w:rPr>
              <w:ins w:id="129" w:author="tianlong" w:date="2016-08-05T05:40:00Z"/>
            </w:rPr>
          </w:rPrChange>
        </w:rPr>
        <w:pPrChange w:id="130" w:author="tianlong" w:date="2016-08-05T12:55:00Z">
          <w:pPr>
            <w:spacing w:line="360" w:lineRule="auto"/>
            <w:ind w:firstLineChars="200" w:firstLine="480"/>
          </w:pPr>
        </w:pPrChange>
      </w:pPr>
      <w:ins w:id="131" w:author="tianlong" w:date="2016-08-05T05:40:00Z">
        <w:r w:rsidRPr="002C52AD">
          <w:rPr>
            <w:rFonts w:ascii="宋体" w:hAnsi="宋体" w:hint="eastAsia"/>
            <w:szCs w:val="24"/>
            <w:rPrChange w:id="132" w:author="tianlong" w:date="2016-08-05T12:55:00Z">
              <w:rPr>
                <w:rFonts w:ascii="宋体" w:hAnsi="宋体" w:hint="eastAsia"/>
                <w:szCs w:val="24"/>
              </w:rPr>
            </w:rPrChange>
          </w:rPr>
          <w:t>通过</w:t>
        </w:r>
        <w:r w:rsidRPr="002C52AD">
          <w:rPr>
            <w:rFonts w:ascii="宋体" w:hAnsi="宋体"/>
            <w:szCs w:val="24"/>
            <w:rPrChange w:id="133" w:author="tianlong" w:date="2016-08-05T12:55:00Z">
              <w:rPr>
                <w:rFonts w:ascii="宋体" w:hAnsi="宋体"/>
                <w:szCs w:val="24"/>
              </w:rPr>
            </w:rPrChange>
          </w:rPr>
          <w:t>字节码进行调试</w:t>
        </w:r>
      </w:ins>
    </w:p>
    <w:p w14:paraId="02860150" w14:textId="1A60829D" w:rsidR="00ED51EC" w:rsidRDefault="00ED51EC">
      <w:pPr>
        <w:pStyle w:val="a1"/>
        <w:ind w:firstLine="480"/>
        <w:rPr>
          <w:ins w:id="134" w:author="tianlong" w:date="2016-08-05T05:40:00Z"/>
          <w:rFonts w:ascii="宋体" w:hAnsi="宋体" w:cs="宋体"/>
        </w:rPr>
        <w:pPrChange w:id="135" w:author="tianlong" w:date="2016-08-05T05:40:00Z">
          <w:pPr>
            <w:spacing w:line="360" w:lineRule="auto"/>
            <w:ind w:firstLineChars="200" w:firstLine="480"/>
          </w:pPr>
        </w:pPrChange>
      </w:pPr>
      <w:ins w:id="136" w:author="tianlong" w:date="2016-08-05T05:40:00Z">
        <w:r w:rsidRPr="005D18BD">
          <w:rPr>
            <w:rFonts w:ascii="宋体" w:hAnsi="宋体" w:cs="宋体"/>
          </w:rPr>
          <w:t>通过自</w:t>
        </w:r>
        <w:r>
          <w:rPr>
            <w:rFonts w:ascii="宋体" w:hAnsi="宋体" w:cs="宋体" w:hint="eastAsia"/>
          </w:rPr>
          <w:t>节</w:t>
        </w:r>
        <w:r w:rsidRPr="005D18BD">
          <w:rPr>
            <w:rFonts w:ascii="宋体" w:hAnsi="宋体" w:cs="宋体"/>
          </w:rPr>
          <w:t>码进行调试，此方法定位问题困难</w:t>
        </w:r>
        <w:r w:rsidRPr="005D18BD">
          <w:rPr>
            <w:rFonts w:ascii="宋体" w:hAnsi="宋体" w:cs="宋体" w:hint="eastAsia"/>
          </w:rPr>
          <w:t>，对</w:t>
        </w:r>
        <w:r w:rsidRPr="005D18BD">
          <w:rPr>
            <w:rFonts w:ascii="宋体" w:hAnsi="宋体" w:cs="宋体"/>
          </w:rPr>
          <w:t>开发人员</w:t>
        </w:r>
        <w:r w:rsidRPr="005D18BD">
          <w:rPr>
            <w:rFonts w:ascii="宋体" w:hAnsi="宋体" w:cs="宋体" w:hint="eastAsia"/>
          </w:rPr>
          <w:t>技术</w:t>
        </w:r>
        <w:r w:rsidRPr="005D18BD">
          <w:rPr>
            <w:rFonts w:ascii="宋体" w:hAnsi="宋体" w:cs="宋体"/>
          </w:rPr>
          <w:t>水平要求</w:t>
        </w:r>
        <w:r w:rsidRPr="005D18BD">
          <w:rPr>
            <w:rFonts w:ascii="宋体" w:hAnsi="宋体" w:cs="宋体" w:hint="eastAsia"/>
          </w:rPr>
          <w:t>很高</w:t>
        </w:r>
        <w:r w:rsidRPr="005D18BD">
          <w:rPr>
            <w:rFonts w:ascii="宋体" w:hAnsi="宋体" w:cs="宋体"/>
          </w:rPr>
          <w:t>；</w:t>
        </w:r>
      </w:ins>
    </w:p>
    <w:p w14:paraId="2A0D5215" w14:textId="77777777" w:rsidR="00ED51EC" w:rsidRPr="002C52AD" w:rsidRDefault="00ED51EC" w:rsidP="002C52AD">
      <w:pPr>
        <w:pStyle w:val="4"/>
        <w:numPr>
          <w:ilvl w:val="2"/>
          <w:numId w:val="1"/>
        </w:numPr>
        <w:rPr>
          <w:ins w:id="137" w:author="tianlong" w:date="2016-08-05T05:41:00Z"/>
          <w:rFonts w:ascii="宋体" w:hAnsi="宋体"/>
          <w:szCs w:val="24"/>
          <w:rPrChange w:id="138" w:author="tianlong" w:date="2016-08-05T12:55:00Z">
            <w:rPr>
              <w:ins w:id="139" w:author="tianlong" w:date="2016-08-05T05:41:00Z"/>
              <w:rFonts w:ascii="宋体" w:hAnsi="宋体" w:cs="宋体"/>
            </w:rPr>
          </w:rPrChange>
        </w:rPr>
        <w:pPrChange w:id="140" w:author="tianlong" w:date="2016-08-05T12:55:00Z">
          <w:pPr>
            <w:numPr>
              <w:ilvl w:val="2"/>
              <w:numId w:val="23"/>
            </w:numPr>
            <w:tabs>
              <w:tab w:val="left" w:pos="425"/>
            </w:tabs>
            <w:spacing w:beforeLines="50" w:before="156" w:afterLines="50" w:after="156" w:line="240" w:lineRule="auto"/>
            <w:ind w:left="720" w:hanging="720"/>
          </w:pPr>
        </w:pPrChange>
      </w:pPr>
      <w:ins w:id="141" w:author="tianlong" w:date="2016-08-05T05:41:00Z">
        <w:r w:rsidRPr="002C52AD">
          <w:rPr>
            <w:rFonts w:ascii="宋体" w:hAnsi="宋体" w:hint="eastAsia"/>
            <w:szCs w:val="24"/>
            <w:rPrChange w:id="142" w:author="tianlong" w:date="2016-08-05T12:55:00Z">
              <w:rPr>
                <w:rFonts w:ascii="黑体" w:hAnsi="黑体" w:cs="宋体" w:hint="eastAsia"/>
              </w:rPr>
            </w:rPrChange>
          </w:rPr>
          <w:t>基于</w:t>
        </w:r>
        <w:r w:rsidRPr="002C52AD">
          <w:rPr>
            <w:rFonts w:ascii="宋体" w:hAnsi="宋体"/>
            <w:szCs w:val="24"/>
            <w:rPrChange w:id="143" w:author="tianlong" w:date="2016-08-05T12:55:00Z">
              <w:rPr>
                <w:rFonts w:ascii="黑体" w:hAnsi="黑体" w:cs="宋体"/>
              </w:rPr>
            </w:rPrChange>
          </w:rPr>
          <w:t>Applet</w:t>
        </w:r>
        <w:r w:rsidRPr="002C52AD">
          <w:rPr>
            <w:rFonts w:ascii="宋体" w:hAnsi="宋体" w:hint="eastAsia"/>
            <w:szCs w:val="24"/>
            <w:rPrChange w:id="144" w:author="tianlong" w:date="2016-08-05T12:55:00Z">
              <w:rPr>
                <w:rFonts w:ascii="黑体" w:hAnsi="黑体" w:cs="宋体" w:hint="eastAsia"/>
              </w:rPr>
            </w:rPrChange>
          </w:rPr>
          <w:t>的</w:t>
        </w:r>
        <w:r w:rsidRPr="002C52AD">
          <w:rPr>
            <w:rFonts w:ascii="宋体" w:hAnsi="宋体"/>
            <w:szCs w:val="24"/>
            <w:rPrChange w:id="145" w:author="tianlong" w:date="2016-08-05T12:55:00Z">
              <w:rPr>
                <w:rFonts w:ascii="黑体" w:hAnsi="黑体" w:cs="宋体"/>
              </w:rPr>
            </w:rPrChange>
          </w:rPr>
          <w:t>调试</w:t>
        </w:r>
      </w:ins>
    </w:p>
    <w:p w14:paraId="037F8021" w14:textId="6BCB3AEF" w:rsidR="00ED51EC" w:rsidRPr="003B4FEE" w:rsidRDefault="00ED51EC">
      <w:pPr>
        <w:spacing w:line="360" w:lineRule="auto"/>
        <w:ind w:firstLineChars="200" w:firstLine="480"/>
        <w:rPr>
          <w:ins w:id="146" w:author="tianlong" w:date="2016-08-05T05:43:00Z"/>
          <w:rFonts w:ascii="宋体" w:hAnsi="宋体" w:cs="宋体"/>
        </w:rPr>
      </w:pPr>
      <w:ins w:id="147" w:author="tianlong" w:date="2016-08-05T05:41:00Z">
        <w:r w:rsidRPr="005D18BD">
          <w:rPr>
            <w:rFonts w:ascii="宋体" w:hAnsi="宋体" w:cs="宋体" w:hint="eastAsia"/>
          </w:rPr>
          <w:t>J</w:t>
        </w:r>
        <w:r w:rsidRPr="005D18BD">
          <w:rPr>
            <w:rFonts w:ascii="宋体" w:hAnsi="宋体" w:cs="宋体"/>
          </w:rPr>
          <w:t>ava Card</w:t>
        </w:r>
        <w:r w:rsidRPr="005D18BD">
          <w:rPr>
            <w:rFonts w:ascii="宋体" w:hAnsi="宋体" w:cs="宋体" w:hint="eastAsia"/>
          </w:rPr>
          <w:t>技术</w:t>
        </w:r>
        <w:r w:rsidRPr="005D18BD">
          <w:rPr>
            <w:rFonts w:ascii="宋体" w:hAnsi="宋体" w:cs="宋体"/>
          </w:rPr>
          <w:t>不断发展</w:t>
        </w:r>
        <w:r w:rsidRPr="005D18BD">
          <w:rPr>
            <w:rFonts w:ascii="宋体" w:hAnsi="宋体" w:cs="宋体" w:hint="eastAsia"/>
          </w:rPr>
          <w:t>经过</w:t>
        </w:r>
        <w:r w:rsidRPr="005D18BD">
          <w:rPr>
            <w:rFonts w:ascii="宋体" w:hAnsi="宋体" w:cs="宋体"/>
          </w:rPr>
          <w:t>不断的发</w:t>
        </w:r>
        <w:r w:rsidRPr="005D18BD">
          <w:rPr>
            <w:rFonts w:ascii="宋体" w:hAnsi="宋体" w:cs="宋体" w:hint="eastAsia"/>
          </w:rPr>
          <w:t>展</w:t>
        </w:r>
        <w:r w:rsidRPr="005D18BD">
          <w:rPr>
            <w:rFonts w:ascii="宋体" w:hAnsi="宋体" w:cs="宋体"/>
          </w:rPr>
          <w:t>，</w:t>
        </w:r>
        <w:r w:rsidRPr="005D18BD">
          <w:rPr>
            <w:rFonts w:ascii="宋体" w:hAnsi="宋体" w:cs="宋体" w:hint="eastAsia"/>
          </w:rPr>
          <w:t>基于A</w:t>
        </w:r>
        <w:r w:rsidRPr="005D18BD">
          <w:rPr>
            <w:rFonts w:ascii="宋体" w:hAnsi="宋体" w:cs="宋体"/>
          </w:rPr>
          <w:t>pplet</w:t>
        </w:r>
        <w:r w:rsidRPr="005D18BD">
          <w:rPr>
            <w:rFonts w:ascii="宋体" w:hAnsi="宋体" w:cs="宋体" w:hint="eastAsia"/>
          </w:rPr>
          <w:t>的</w:t>
        </w:r>
        <w:r w:rsidRPr="005D18BD">
          <w:rPr>
            <w:rFonts w:ascii="宋体" w:hAnsi="宋体" w:cs="宋体"/>
          </w:rPr>
          <w:t>调试</w:t>
        </w:r>
        <w:r w:rsidRPr="005D18BD">
          <w:rPr>
            <w:rFonts w:ascii="宋体" w:hAnsi="宋体" w:cs="宋体" w:hint="eastAsia"/>
          </w:rPr>
          <w:t>已经</w:t>
        </w:r>
        <w:r w:rsidRPr="005D18BD">
          <w:rPr>
            <w:rFonts w:ascii="宋体" w:hAnsi="宋体" w:cs="宋体"/>
          </w:rPr>
          <w:t>比较成熟，</w:t>
        </w:r>
        <w:r w:rsidRPr="005D18BD">
          <w:rPr>
            <w:rFonts w:ascii="宋体" w:hAnsi="宋体" w:cs="宋体" w:hint="eastAsia"/>
          </w:rPr>
          <w:t>很多</w:t>
        </w:r>
        <w:r w:rsidRPr="005D18BD">
          <w:rPr>
            <w:rFonts w:ascii="宋体" w:hAnsi="宋体" w:cs="宋体"/>
          </w:rPr>
          <w:t>公司使用</w:t>
        </w:r>
        <w:r w:rsidRPr="005D18BD">
          <w:rPr>
            <w:rFonts w:ascii="宋体" w:hAnsi="宋体" w:cs="宋体" w:hint="eastAsia"/>
          </w:rPr>
          <w:t>基于A</w:t>
        </w:r>
        <w:r w:rsidRPr="005D18BD">
          <w:rPr>
            <w:rFonts w:ascii="宋体" w:hAnsi="宋体" w:cs="宋体"/>
          </w:rPr>
          <w:t>pplet</w:t>
        </w:r>
        <w:r w:rsidRPr="005D18BD">
          <w:rPr>
            <w:rFonts w:ascii="宋体" w:hAnsi="宋体" w:cs="宋体" w:hint="eastAsia"/>
          </w:rPr>
          <w:t>的</w:t>
        </w:r>
        <w:r w:rsidRPr="005D18BD">
          <w:rPr>
            <w:rFonts w:ascii="宋体" w:hAnsi="宋体" w:cs="宋体"/>
          </w:rPr>
          <w:t>调</w:t>
        </w:r>
        <w:r w:rsidRPr="003B4FEE">
          <w:rPr>
            <w:rFonts w:ascii="宋体" w:hAnsi="宋体" w:cs="宋体"/>
          </w:rPr>
          <w:t>试</w:t>
        </w:r>
        <w:r w:rsidRPr="003B4FEE">
          <w:rPr>
            <w:rFonts w:ascii="宋体" w:hAnsi="宋体" w:cs="宋体" w:hint="eastAsia"/>
          </w:rPr>
          <w:t>。</w:t>
        </w:r>
      </w:ins>
      <w:ins w:id="148" w:author="tianlong" w:date="2016-08-05T05:57:00Z">
        <w:r w:rsidR="003B4FEE" w:rsidRPr="003B4FEE">
          <w:rPr>
            <w:rFonts w:ascii="宋体" w:hAnsi="宋体" w:cs="宋体"/>
          </w:rPr>
          <w:t>Applet调试可以加速应用的开发，能</w:t>
        </w:r>
        <w:r w:rsidR="003B4FEE" w:rsidRPr="003B4FEE">
          <w:rPr>
            <w:rFonts w:ascii="宋体" w:hAnsi="宋体" w:cs="宋体" w:hint="eastAsia"/>
          </w:rPr>
          <w:t>够</w:t>
        </w:r>
        <w:r w:rsidR="003B4FEE" w:rsidRPr="003B4FEE">
          <w:rPr>
            <w:rFonts w:ascii="宋体" w:hAnsi="宋体" w:cs="宋体"/>
          </w:rPr>
          <w:t>快速定位问题，比通过自</w:t>
        </w:r>
        <w:r w:rsidR="003B4FEE" w:rsidRPr="003B4FEE">
          <w:rPr>
            <w:rFonts w:ascii="宋体" w:hAnsi="宋体" w:cs="宋体" w:hint="eastAsia"/>
          </w:rPr>
          <w:t>节</w:t>
        </w:r>
        <w:r w:rsidR="003B4FEE" w:rsidRPr="003B4FEE">
          <w:rPr>
            <w:rFonts w:ascii="宋体" w:hAnsi="宋体" w:cs="宋体"/>
          </w:rPr>
          <w:t>码进行调试的方法</w:t>
        </w:r>
        <w:r w:rsidR="003B4FEE" w:rsidRPr="003B4FEE">
          <w:rPr>
            <w:rFonts w:ascii="宋体" w:hAnsi="宋体" w:cs="宋体" w:hint="eastAsia"/>
          </w:rPr>
          <w:t>有了</w:t>
        </w:r>
        <w:r w:rsidR="003B4FEE" w:rsidRPr="003B4FEE">
          <w:rPr>
            <w:rFonts w:ascii="宋体" w:hAnsi="宋体" w:cs="宋体"/>
          </w:rPr>
          <w:t>很大的提高</w:t>
        </w:r>
        <w:r w:rsidR="003B4FEE" w:rsidRPr="003B4FEE">
          <w:rPr>
            <w:rFonts w:ascii="宋体" w:hAnsi="宋体" w:cs="宋体" w:hint="eastAsia"/>
          </w:rPr>
          <w:t>，</w:t>
        </w:r>
        <w:r w:rsidR="003B4FEE" w:rsidRPr="003B4FEE">
          <w:rPr>
            <w:rFonts w:ascii="宋体" w:hAnsi="宋体" w:cs="宋体"/>
          </w:rPr>
          <w:t>但是，</w:t>
        </w:r>
        <w:r w:rsidR="003B4FEE" w:rsidRPr="003B4FEE">
          <w:rPr>
            <w:rFonts w:ascii="宋体" w:hAnsi="宋体" w:cs="宋体" w:hint="eastAsia"/>
          </w:rPr>
          <w:t>对于</w:t>
        </w:r>
        <w:r w:rsidR="003B4FEE" w:rsidRPr="003B4FEE">
          <w:rPr>
            <w:rFonts w:ascii="宋体" w:hAnsi="宋体" w:cs="宋体"/>
          </w:rPr>
          <w:t>Java Card操作系统的开发调试，还是无法实现</w:t>
        </w:r>
      </w:ins>
      <w:ins w:id="149" w:author="tianlong" w:date="2016-08-05T05:59:00Z">
        <w:r w:rsidR="003B4FEE">
          <w:rPr>
            <w:rFonts w:ascii="宋体" w:hAnsi="宋体" w:cs="宋体" w:hint="eastAsia"/>
          </w:rPr>
          <w:t>。</w:t>
        </w:r>
      </w:ins>
      <w:ins w:id="150" w:author="tianlong" w:date="2016-08-05T06:00:00Z">
        <w:r w:rsidR="003B4FEE">
          <w:rPr>
            <w:rFonts w:ascii="宋体" w:hAnsi="宋体" w:cs="宋体" w:hint="eastAsia"/>
          </w:rPr>
          <w:t>主要</w:t>
        </w:r>
        <w:r w:rsidR="003B4FEE">
          <w:rPr>
            <w:rFonts w:ascii="宋体" w:hAnsi="宋体" w:cs="宋体"/>
          </w:rPr>
          <w:t>有</w:t>
        </w:r>
        <w:r w:rsidR="003B4FEE" w:rsidRPr="005D18BD">
          <w:rPr>
            <w:rFonts w:ascii="宋体" w:hAnsi="宋体" w:hint="eastAsia"/>
            <w:color w:val="000000"/>
          </w:rPr>
          <w:t>《</w:t>
        </w:r>
        <w:r w:rsidR="003B4FEE" w:rsidRPr="005D18BD">
          <w:rPr>
            <w:rFonts w:ascii="宋体" w:hAnsi="宋体"/>
            <w:color w:val="000000"/>
          </w:rPr>
          <w:t>Java卡调试平台的研究与实现》</w:t>
        </w:r>
      </w:ins>
      <w:ins w:id="151" w:author="tianlong" w:date="2016-08-05T06:02:00Z">
        <w:r w:rsidR="003B4FEE">
          <w:rPr>
            <w:rFonts w:ascii="宋体" w:hAnsi="宋体" w:hint="eastAsia"/>
            <w:color w:val="000000"/>
          </w:rPr>
          <w:t>，</w:t>
        </w:r>
      </w:ins>
      <w:ins w:id="152" w:author="tianlong" w:date="2016-08-05T06:00:00Z">
        <w:r w:rsidR="003B4FEE" w:rsidRPr="00AB2BBB">
          <w:rPr>
            <w:rFonts w:ascii="宋体" w:hAnsi="宋体" w:hint="eastAsia"/>
            <w:color w:val="000000"/>
          </w:rPr>
          <w:t>此种方法可以进行Applet的调试，方便Applet开发人员进行问题定位，提高Applet的开发效率</w:t>
        </w:r>
        <w:r w:rsidR="003B4FEE">
          <w:rPr>
            <w:rFonts w:ascii="宋体" w:hAnsi="宋体" w:hint="eastAsia"/>
            <w:color w:val="000000"/>
          </w:rPr>
          <w:t>，</w:t>
        </w:r>
        <w:r w:rsidR="003B4FEE" w:rsidRPr="00AB2BBB">
          <w:rPr>
            <w:rFonts w:ascii="宋体" w:hAnsi="宋体" w:hint="eastAsia"/>
            <w:color w:val="000000"/>
          </w:rPr>
          <w:t>但是</w:t>
        </w:r>
        <w:r w:rsidR="003B4FEE" w:rsidRPr="00AB2BBB">
          <w:rPr>
            <w:rFonts w:ascii="宋体" w:hAnsi="宋体"/>
            <w:color w:val="000000"/>
          </w:rPr>
          <w:t>它</w:t>
        </w:r>
        <w:r w:rsidR="003B4FEE" w:rsidRPr="00AB2BBB">
          <w:rPr>
            <w:rFonts w:ascii="宋体" w:hAnsi="宋体" w:hint="eastAsia"/>
            <w:color w:val="000000"/>
          </w:rPr>
          <w:t>不适合</w:t>
        </w:r>
        <w:r w:rsidR="003B4FEE">
          <w:rPr>
            <w:rFonts w:ascii="宋体" w:hAnsi="宋体" w:hint="eastAsia"/>
            <w:color w:val="000000"/>
          </w:rPr>
          <w:t>J</w:t>
        </w:r>
        <w:r w:rsidR="003B4FEE">
          <w:rPr>
            <w:rFonts w:ascii="宋体" w:hAnsi="宋体"/>
            <w:color w:val="000000"/>
          </w:rPr>
          <w:t>ava Card</w:t>
        </w:r>
        <w:r w:rsidR="003B4FEE">
          <w:rPr>
            <w:rFonts w:ascii="宋体" w:hAnsi="宋体" w:hint="eastAsia"/>
            <w:color w:val="000000"/>
          </w:rPr>
          <w:t>操作系统</w:t>
        </w:r>
        <w:r w:rsidR="003B4FEE" w:rsidRPr="00AB2BBB">
          <w:rPr>
            <w:rFonts w:ascii="宋体" w:hAnsi="宋体" w:hint="eastAsia"/>
            <w:color w:val="000000"/>
          </w:rPr>
          <w:t>的开发调试</w:t>
        </w:r>
        <w:r w:rsidR="003B4FEE" w:rsidRPr="00A01E81">
          <w:rPr>
            <w:rFonts w:ascii="宋体" w:hAnsi="宋体"/>
            <w:color w:val="000000"/>
            <w:vertAlign w:val="superscript"/>
          </w:rPr>
          <w:fldChar w:fldCharType="begin"/>
        </w:r>
        <w:r w:rsidR="003B4FEE" w:rsidRPr="00A01E81">
          <w:rPr>
            <w:rFonts w:ascii="宋体" w:hAnsi="宋体"/>
            <w:color w:val="000000"/>
            <w:vertAlign w:val="superscript"/>
          </w:rPr>
          <w:instrText xml:space="preserve"> </w:instrText>
        </w:r>
        <w:r w:rsidR="003B4FEE" w:rsidRPr="00A01E81">
          <w:rPr>
            <w:rFonts w:ascii="宋体" w:hAnsi="宋体" w:hint="eastAsia"/>
            <w:color w:val="000000"/>
            <w:vertAlign w:val="superscript"/>
          </w:rPr>
          <w:instrText>REF _Ref455563815 \r \h</w:instrText>
        </w:r>
        <w:r w:rsidR="003B4FEE" w:rsidRPr="00A01E81">
          <w:rPr>
            <w:rFonts w:ascii="宋体" w:hAnsi="宋体"/>
            <w:color w:val="000000"/>
            <w:vertAlign w:val="superscript"/>
          </w:rPr>
          <w:instrText xml:space="preserve">  \* MERGEFORMAT </w:instrText>
        </w:r>
      </w:ins>
      <w:r w:rsidR="003B4FEE" w:rsidRPr="00A01E81">
        <w:rPr>
          <w:rFonts w:ascii="宋体" w:hAnsi="宋体"/>
          <w:color w:val="000000"/>
          <w:vertAlign w:val="superscript"/>
        </w:rPr>
      </w:r>
      <w:ins w:id="153" w:author="tianlong" w:date="2016-08-05T06:00:00Z">
        <w:r w:rsidR="003B4FEE" w:rsidRPr="00A01E81">
          <w:rPr>
            <w:rFonts w:ascii="宋体" w:hAnsi="宋体"/>
            <w:color w:val="000000"/>
            <w:vertAlign w:val="superscript"/>
          </w:rPr>
          <w:fldChar w:fldCharType="separate"/>
        </w:r>
        <w:r w:rsidR="003B4FEE" w:rsidRPr="00A01E81">
          <w:rPr>
            <w:rFonts w:ascii="宋体" w:hAnsi="宋体"/>
            <w:color w:val="000000"/>
            <w:vertAlign w:val="superscript"/>
          </w:rPr>
          <w:t>[2]</w:t>
        </w:r>
        <w:r w:rsidR="003B4FEE" w:rsidRPr="00A01E81">
          <w:rPr>
            <w:rFonts w:ascii="宋体" w:hAnsi="宋体"/>
            <w:color w:val="000000"/>
            <w:vertAlign w:val="superscript"/>
          </w:rPr>
          <w:fldChar w:fldCharType="end"/>
        </w:r>
        <w:r w:rsidR="003B4FEE" w:rsidRPr="00AB2BBB">
          <w:rPr>
            <w:rFonts w:ascii="宋体" w:hAnsi="宋体"/>
            <w:color w:val="000000"/>
          </w:rPr>
          <w:t>。</w:t>
        </w:r>
      </w:ins>
    </w:p>
    <w:p w14:paraId="2541E123" w14:textId="77777777" w:rsidR="00ED51EC" w:rsidRPr="002C52AD" w:rsidRDefault="00ED51EC" w:rsidP="002C52AD">
      <w:pPr>
        <w:pStyle w:val="4"/>
        <w:numPr>
          <w:ilvl w:val="2"/>
          <w:numId w:val="1"/>
        </w:numPr>
        <w:rPr>
          <w:ins w:id="154" w:author="tianlong" w:date="2016-08-05T05:43:00Z"/>
          <w:rFonts w:ascii="宋体" w:hAnsi="宋体"/>
          <w:szCs w:val="24"/>
          <w:rPrChange w:id="155" w:author="tianlong" w:date="2016-08-05T12:55:00Z">
            <w:rPr>
              <w:ins w:id="156" w:author="tianlong" w:date="2016-08-05T05:43:00Z"/>
              <w:rFonts w:ascii="宋体" w:hAnsi="宋体" w:cs="宋体"/>
            </w:rPr>
          </w:rPrChange>
        </w:rPr>
        <w:pPrChange w:id="157" w:author="tianlong" w:date="2016-08-05T12:55:00Z">
          <w:pPr>
            <w:numPr>
              <w:ilvl w:val="2"/>
              <w:numId w:val="23"/>
            </w:numPr>
            <w:tabs>
              <w:tab w:val="left" w:pos="425"/>
            </w:tabs>
            <w:spacing w:beforeLines="50" w:before="156" w:afterLines="50" w:after="156" w:line="240" w:lineRule="auto"/>
            <w:ind w:left="720" w:hanging="720"/>
          </w:pPr>
        </w:pPrChange>
      </w:pPr>
      <w:ins w:id="158" w:author="tianlong" w:date="2016-08-05T05:43:00Z">
        <w:r w:rsidRPr="002C52AD">
          <w:rPr>
            <w:rFonts w:ascii="宋体" w:hAnsi="宋体" w:hint="eastAsia"/>
            <w:szCs w:val="24"/>
            <w:rPrChange w:id="159" w:author="tianlong" w:date="2016-08-05T12:55:00Z">
              <w:rPr>
                <w:rFonts w:ascii="黑体" w:hAnsi="黑体" w:cs="宋体" w:hint="eastAsia"/>
              </w:rPr>
            </w:rPrChange>
          </w:rPr>
          <w:t>基于</w:t>
        </w:r>
        <w:r w:rsidRPr="002C52AD">
          <w:rPr>
            <w:rFonts w:ascii="宋体" w:hAnsi="宋体"/>
            <w:szCs w:val="24"/>
            <w:rPrChange w:id="160" w:author="tianlong" w:date="2016-08-05T12:55:00Z">
              <w:rPr>
                <w:rFonts w:ascii="黑体" w:hAnsi="黑体" w:cs="宋体"/>
              </w:rPr>
            </w:rPrChange>
          </w:rPr>
          <w:t>Java Card</w:t>
        </w:r>
        <w:r w:rsidRPr="002C52AD">
          <w:rPr>
            <w:rFonts w:ascii="宋体" w:hAnsi="宋体"/>
            <w:szCs w:val="24"/>
            <w:rPrChange w:id="161" w:author="tianlong" w:date="2016-08-05T12:55:00Z">
              <w:rPr>
                <w:rFonts w:ascii="黑体" w:hAnsi="黑体" w:cs="宋体"/>
              </w:rPr>
            </w:rPrChange>
          </w:rPr>
          <w:t>操作系统</w:t>
        </w:r>
        <w:r w:rsidRPr="002C52AD">
          <w:rPr>
            <w:rFonts w:ascii="宋体" w:hAnsi="宋体" w:hint="eastAsia"/>
            <w:szCs w:val="24"/>
            <w:rPrChange w:id="162" w:author="tianlong" w:date="2016-08-05T12:55:00Z">
              <w:rPr>
                <w:rFonts w:ascii="黑体" w:hAnsi="黑体" w:cs="宋体" w:hint="eastAsia"/>
              </w:rPr>
            </w:rPrChange>
          </w:rPr>
          <w:t>的</w:t>
        </w:r>
        <w:r w:rsidRPr="002C52AD">
          <w:rPr>
            <w:rFonts w:ascii="宋体" w:hAnsi="宋体"/>
            <w:szCs w:val="24"/>
            <w:rPrChange w:id="163" w:author="tianlong" w:date="2016-08-05T12:55:00Z">
              <w:rPr>
                <w:rFonts w:ascii="黑体" w:hAnsi="黑体" w:cs="宋体"/>
              </w:rPr>
            </w:rPrChange>
          </w:rPr>
          <w:t>调试</w:t>
        </w:r>
      </w:ins>
    </w:p>
    <w:p w14:paraId="0F709FE4" w14:textId="487E08BF" w:rsidR="00ED51EC" w:rsidRPr="00ED51EC" w:rsidRDefault="00ED51EC">
      <w:pPr>
        <w:spacing w:line="360" w:lineRule="auto"/>
        <w:ind w:firstLineChars="200" w:firstLine="480"/>
        <w:rPr>
          <w:rPrChange w:id="164" w:author="tianlong" w:date="2016-08-05T05:43:00Z">
            <w:rPr>
              <w:rFonts w:ascii="宋体" w:hAnsi="宋体"/>
              <w:szCs w:val="24"/>
            </w:rPr>
          </w:rPrChange>
        </w:rPr>
      </w:pPr>
      <w:ins w:id="165" w:author="tianlong" w:date="2016-08-05T05:43:00Z">
        <w:r w:rsidRPr="00AB2BBB">
          <w:rPr>
            <w:rFonts w:hint="eastAsia"/>
            <w:color w:val="000000"/>
          </w:rPr>
          <w:t>系统开发人员可以</w:t>
        </w:r>
        <w:r>
          <w:rPr>
            <w:rFonts w:hint="eastAsia"/>
            <w:color w:val="000000"/>
          </w:rPr>
          <w:t>在</w:t>
        </w:r>
        <w:r>
          <w:rPr>
            <w:rFonts w:hint="eastAsia"/>
            <w:color w:val="000000"/>
          </w:rPr>
          <w:t>J</w:t>
        </w:r>
        <w:r>
          <w:rPr>
            <w:color w:val="000000"/>
          </w:rPr>
          <w:t>ava Card</w:t>
        </w:r>
        <w:r>
          <w:rPr>
            <w:rFonts w:hint="eastAsia"/>
            <w:color w:val="000000"/>
          </w:rPr>
          <w:t>系统实现</w:t>
        </w:r>
        <w:r>
          <w:rPr>
            <w:color w:val="000000"/>
          </w:rPr>
          <w:t>的</w:t>
        </w:r>
        <w:r w:rsidRPr="00AB2BBB">
          <w:rPr>
            <w:rFonts w:hint="eastAsia"/>
            <w:color w:val="000000"/>
          </w:rPr>
          <w:t>方法内添加断点、查看系统对象的内容，还可以进行单步跟踪，全速运行。也可以在</w:t>
        </w:r>
        <w:r w:rsidRPr="00AB2BBB">
          <w:rPr>
            <w:rFonts w:hint="eastAsia"/>
            <w:color w:val="000000"/>
          </w:rPr>
          <w:t>Applet</w:t>
        </w:r>
        <w:r w:rsidRPr="00AB2BBB">
          <w:rPr>
            <w:rFonts w:hint="eastAsia"/>
            <w:color w:val="000000"/>
          </w:rPr>
          <w:t>的方法内添加断点、查看</w:t>
        </w:r>
        <w:r w:rsidRPr="00AB2BBB">
          <w:rPr>
            <w:rFonts w:hint="eastAsia"/>
            <w:color w:val="000000"/>
          </w:rPr>
          <w:t>Applet</w:t>
        </w:r>
        <w:r w:rsidRPr="00AB2BBB">
          <w:rPr>
            <w:rFonts w:hint="eastAsia"/>
            <w:color w:val="000000"/>
          </w:rPr>
          <w:t>对象内容。可以查看到</w:t>
        </w:r>
        <w:r w:rsidRPr="00AB2BBB">
          <w:rPr>
            <w:rFonts w:hint="eastAsia"/>
            <w:color w:val="000000"/>
          </w:rPr>
          <w:t>JCVM</w:t>
        </w:r>
        <w:r>
          <w:rPr>
            <w:rFonts w:hint="eastAsia"/>
            <w:color w:val="000000"/>
          </w:rPr>
          <w:t>（</w:t>
        </w:r>
        <w:r>
          <w:rPr>
            <w:rFonts w:hint="eastAsia"/>
            <w:color w:val="000000"/>
          </w:rPr>
          <w:t>J</w:t>
        </w:r>
        <w:r>
          <w:rPr>
            <w:color w:val="000000"/>
          </w:rPr>
          <w:t xml:space="preserve">ava Card </w:t>
        </w:r>
        <w:r>
          <w:rPr>
            <w:rFonts w:ascii="Arial" w:hAnsi="Arial" w:cs="Arial"/>
            <w:color w:val="222222"/>
            <w:sz w:val="22"/>
            <w:szCs w:val="22"/>
            <w:shd w:val="clear" w:color="auto" w:fill="FFFFFF"/>
          </w:rPr>
          <w:t>Virtual Machine</w:t>
        </w:r>
        <w:r>
          <w:rPr>
            <w:color w:val="000000"/>
          </w:rPr>
          <w:t>）</w:t>
        </w:r>
        <w:r w:rsidRPr="00AB2BBB">
          <w:rPr>
            <w:rFonts w:hint="eastAsia"/>
            <w:color w:val="000000"/>
          </w:rPr>
          <w:t>启动后完整的调用栈信息。帮助系统开发人员、</w:t>
        </w:r>
        <w:r w:rsidRPr="00AB2BBB">
          <w:rPr>
            <w:rFonts w:hint="eastAsia"/>
            <w:color w:val="000000"/>
          </w:rPr>
          <w:t>Applet</w:t>
        </w:r>
        <w:r w:rsidRPr="00AB2BBB">
          <w:rPr>
            <w:rFonts w:hint="eastAsia"/>
            <w:color w:val="000000"/>
          </w:rPr>
          <w:t>开发人员快速的定位问题</w:t>
        </w:r>
        <w:r w:rsidRPr="00AB2BBB">
          <w:rPr>
            <w:color w:val="000000"/>
          </w:rPr>
          <w:t>。</w:t>
        </w:r>
      </w:ins>
    </w:p>
    <w:p w14:paraId="72D51851" w14:textId="77777777" w:rsidR="008212E4" w:rsidRDefault="008212E4" w:rsidP="004E0E01">
      <w:pPr>
        <w:pStyle w:val="2"/>
      </w:pPr>
      <w:bookmarkStart w:id="166" w:name="_Toc451936653"/>
      <w:r>
        <w:rPr>
          <w:rFonts w:hint="eastAsia"/>
        </w:rPr>
        <w:t>对比分析</w:t>
      </w:r>
      <w:bookmarkEnd w:id="166"/>
    </w:p>
    <w:p w14:paraId="2578311C" w14:textId="753F8363" w:rsidR="00D45384" w:rsidRDefault="00D45384" w:rsidP="00B42305">
      <w:pPr>
        <w:spacing w:line="360" w:lineRule="auto"/>
        <w:ind w:firstLineChars="200" w:firstLine="480"/>
        <w:rPr>
          <w:rFonts w:ascii="宋体" w:hAnsi="宋体"/>
          <w:szCs w:val="24"/>
        </w:rPr>
      </w:pPr>
      <w:r w:rsidRPr="00D45384">
        <w:rPr>
          <w:rFonts w:ascii="宋体" w:hAnsi="宋体" w:hint="eastAsia"/>
          <w:szCs w:val="24"/>
          <w:highlight w:val="yellow"/>
        </w:rPr>
        <w:t>各种调试器的</w:t>
      </w:r>
      <w:r w:rsidRPr="00D45384">
        <w:rPr>
          <w:rFonts w:ascii="宋体" w:hAnsi="宋体"/>
          <w:szCs w:val="24"/>
          <w:highlight w:val="yellow"/>
        </w:rPr>
        <w:t>分析</w:t>
      </w:r>
      <w:r>
        <w:rPr>
          <w:rFonts w:ascii="宋体" w:hAnsi="宋体" w:hint="eastAsia"/>
          <w:szCs w:val="24"/>
        </w:rPr>
        <w:t>，</w:t>
      </w:r>
      <w:r>
        <w:rPr>
          <w:rFonts w:ascii="宋体" w:hAnsi="宋体"/>
          <w:szCs w:val="24"/>
        </w:rPr>
        <w:t>参考《</w:t>
      </w:r>
      <w:r>
        <w:rPr>
          <w:rFonts w:ascii="宋体" w:hAnsi="宋体" w:hint="eastAsia"/>
          <w:szCs w:val="24"/>
        </w:rPr>
        <w:t>openfile</w:t>
      </w:r>
      <w:r>
        <w:rPr>
          <w:rFonts w:ascii="宋体" w:hAnsi="宋体"/>
          <w:szCs w:val="24"/>
        </w:rPr>
        <w:t>》</w:t>
      </w:r>
    </w:p>
    <w:p w14:paraId="200DB9EB" w14:textId="66FA255C" w:rsidR="00B42305" w:rsidRDefault="008212E4" w:rsidP="00B42305">
      <w:pPr>
        <w:spacing w:line="360" w:lineRule="auto"/>
        <w:ind w:firstLineChars="200" w:firstLine="480"/>
        <w:rPr>
          <w:rFonts w:ascii="宋体" w:hAnsi="宋体"/>
          <w:szCs w:val="24"/>
        </w:rPr>
      </w:pPr>
      <w:r w:rsidRPr="00831FE8">
        <w:rPr>
          <w:rFonts w:ascii="宋体" w:hAnsi="宋体" w:hint="eastAsia"/>
          <w:szCs w:val="24"/>
        </w:rPr>
        <w:t>与国外发达国家相比，我国</w:t>
      </w:r>
      <w:r w:rsidR="00EF7CC1">
        <w:rPr>
          <w:rFonts w:ascii="宋体" w:hAnsi="宋体" w:hint="eastAsia"/>
          <w:szCs w:val="24"/>
        </w:rPr>
        <w:t>XXXX</w:t>
      </w:r>
      <w:r w:rsidRPr="00831FE8">
        <w:rPr>
          <w:rFonts w:ascii="宋体" w:hAnsi="宋体" w:hint="eastAsia"/>
          <w:szCs w:val="24"/>
        </w:rPr>
        <w:t>信息化起步相对较晚，</w:t>
      </w:r>
      <w:r w:rsidR="00B42305">
        <w:rPr>
          <w:rFonts w:ascii="宋体" w:hAnsi="宋体" w:hint="eastAsia"/>
          <w:szCs w:val="24"/>
        </w:rPr>
        <w:t>无论</w:t>
      </w:r>
      <w:r w:rsidR="00B42305">
        <w:rPr>
          <w:rFonts w:ascii="宋体" w:hAnsi="宋体"/>
          <w:szCs w:val="24"/>
        </w:rPr>
        <w:t>是</w:t>
      </w:r>
      <w:r w:rsidR="00EF7CC1">
        <w:rPr>
          <w:rFonts w:ascii="宋体" w:hAnsi="宋体" w:hint="eastAsia"/>
          <w:szCs w:val="24"/>
        </w:rPr>
        <w:t>XXXX</w:t>
      </w:r>
      <w:r w:rsidRPr="00831FE8">
        <w:rPr>
          <w:rFonts w:ascii="宋体" w:hAnsi="宋体" w:hint="eastAsia"/>
          <w:szCs w:val="24"/>
        </w:rPr>
        <w:t>存在着不少的差距。</w:t>
      </w:r>
    </w:p>
    <w:p w14:paraId="1018C0CB" w14:textId="209A130B" w:rsidR="00EF7CC1" w:rsidRDefault="00BE2CA9" w:rsidP="006801E2">
      <w:pPr>
        <w:spacing w:line="360" w:lineRule="auto"/>
        <w:ind w:firstLineChars="200" w:firstLine="480"/>
        <w:rPr>
          <w:rFonts w:ascii="宋体" w:hAnsi="宋体"/>
          <w:szCs w:val="24"/>
        </w:rPr>
      </w:pPr>
      <w:r>
        <w:rPr>
          <w:rFonts w:ascii="宋体" w:hAnsi="宋体" w:hint="eastAsia"/>
          <w:szCs w:val="24"/>
        </w:rPr>
        <w:t xml:space="preserve">  表1  对比</w:t>
      </w:r>
      <w:r>
        <w:rPr>
          <w:rFonts w:ascii="宋体" w:hAnsi="宋体"/>
          <w:szCs w:val="24"/>
        </w:rPr>
        <w:t>分析表</w:t>
      </w:r>
    </w:p>
    <w:tbl>
      <w:tblPr>
        <w:tblStyle w:val="af0"/>
        <w:tblW w:w="0" w:type="auto"/>
        <w:tblLook w:val="04A0" w:firstRow="1" w:lastRow="0" w:firstColumn="1" w:lastColumn="0" w:noHBand="0" w:noVBand="1"/>
      </w:tblPr>
      <w:tblGrid>
        <w:gridCol w:w="1382"/>
        <w:gridCol w:w="1382"/>
        <w:gridCol w:w="1383"/>
        <w:gridCol w:w="1383"/>
        <w:gridCol w:w="1383"/>
        <w:gridCol w:w="1383"/>
      </w:tblGrid>
      <w:tr w:rsidR="00BE2CA9" w14:paraId="26828120" w14:textId="77777777" w:rsidTr="00BE2CA9">
        <w:tc>
          <w:tcPr>
            <w:tcW w:w="1382" w:type="dxa"/>
          </w:tcPr>
          <w:p w14:paraId="6B496013" w14:textId="77777777" w:rsidR="00BE2CA9" w:rsidRDefault="00BE2CA9" w:rsidP="006801E2">
            <w:pPr>
              <w:spacing w:line="360" w:lineRule="auto"/>
              <w:rPr>
                <w:rFonts w:ascii="宋体" w:hAnsi="宋体"/>
                <w:szCs w:val="24"/>
              </w:rPr>
            </w:pPr>
          </w:p>
        </w:tc>
        <w:tc>
          <w:tcPr>
            <w:tcW w:w="1382" w:type="dxa"/>
          </w:tcPr>
          <w:p w14:paraId="78F79AAF" w14:textId="7E1CFA4D" w:rsidR="00BE2CA9" w:rsidRDefault="00BB0D0A" w:rsidP="006801E2">
            <w:pPr>
              <w:spacing w:line="360" w:lineRule="auto"/>
              <w:rPr>
                <w:rFonts w:ascii="宋体" w:hAnsi="宋体"/>
                <w:szCs w:val="24"/>
              </w:rPr>
            </w:pPr>
            <w:ins w:id="167" w:author="tianlong" w:date="2016-08-05T06:04:00Z">
              <w:r>
                <w:rPr>
                  <w:rFonts w:ascii="宋体" w:hAnsi="宋体" w:hint="eastAsia"/>
                  <w:szCs w:val="24"/>
                </w:rPr>
                <w:t>字节码</w:t>
              </w:r>
              <w:r>
                <w:rPr>
                  <w:rFonts w:ascii="宋体" w:hAnsi="宋体"/>
                  <w:szCs w:val="24"/>
                </w:rPr>
                <w:t>调试</w:t>
              </w:r>
            </w:ins>
          </w:p>
        </w:tc>
        <w:tc>
          <w:tcPr>
            <w:tcW w:w="1383" w:type="dxa"/>
          </w:tcPr>
          <w:p w14:paraId="4DF6129A" w14:textId="0608B528" w:rsidR="00BE2CA9" w:rsidRDefault="00BB0D0A" w:rsidP="006801E2">
            <w:pPr>
              <w:spacing w:line="360" w:lineRule="auto"/>
              <w:rPr>
                <w:rFonts w:ascii="宋体" w:hAnsi="宋体"/>
                <w:szCs w:val="24"/>
              </w:rPr>
            </w:pPr>
            <w:ins w:id="168" w:author="tianlong" w:date="2016-08-05T06:04:00Z">
              <w:r>
                <w:rPr>
                  <w:rFonts w:ascii="宋体" w:hAnsi="宋体" w:hint="eastAsia"/>
                  <w:szCs w:val="24"/>
                </w:rPr>
                <w:t>A</w:t>
              </w:r>
              <w:r>
                <w:rPr>
                  <w:rFonts w:ascii="宋体" w:hAnsi="宋体"/>
                  <w:szCs w:val="24"/>
                </w:rPr>
                <w:t>pplet调试</w:t>
              </w:r>
            </w:ins>
          </w:p>
        </w:tc>
        <w:tc>
          <w:tcPr>
            <w:tcW w:w="1383" w:type="dxa"/>
          </w:tcPr>
          <w:p w14:paraId="74346E7E" w14:textId="33F2DA13" w:rsidR="00BE2CA9" w:rsidRDefault="00BB0D0A" w:rsidP="006801E2">
            <w:pPr>
              <w:spacing w:line="360" w:lineRule="auto"/>
              <w:rPr>
                <w:rFonts w:ascii="宋体" w:hAnsi="宋体"/>
                <w:szCs w:val="24"/>
              </w:rPr>
            </w:pPr>
            <w:ins w:id="169" w:author="tianlong" w:date="2016-08-05T06:04:00Z">
              <w:r>
                <w:rPr>
                  <w:rFonts w:ascii="宋体" w:hAnsi="宋体" w:hint="eastAsia"/>
                  <w:szCs w:val="24"/>
                </w:rPr>
                <w:t>JDB</w:t>
              </w:r>
            </w:ins>
          </w:p>
        </w:tc>
        <w:tc>
          <w:tcPr>
            <w:tcW w:w="1383" w:type="dxa"/>
          </w:tcPr>
          <w:p w14:paraId="1A7FBBBB" w14:textId="5BF5DAE8" w:rsidR="00BE2CA9" w:rsidRDefault="00BB0D0A" w:rsidP="006801E2">
            <w:pPr>
              <w:spacing w:line="360" w:lineRule="auto"/>
              <w:rPr>
                <w:rFonts w:ascii="宋体" w:hAnsi="宋体"/>
                <w:szCs w:val="24"/>
              </w:rPr>
            </w:pPr>
            <w:ins w:id="170" w:author="tianlong" w:date="2016-08-05T06:05:00Z">
              <w:r>
                <w:rPr>
                  <w:rFonts w:ascii="宋体" w:hAnsi="宋体" w:hint="eastAsia"/>
                  <w:szCs w:val="24"/>
                </w:rPr>
                <w:t>JCOP S</w:t>
              </w:r>
              <w:r>
                <w:rPr>
                  <w:rFonts w:ascii="宋体" w:hAnsi="宋体"/>
                  <w:szCs w:val="24"/>
                </w:rPr>
                <w:t>hell</w:t>
              </w:r>
            </w:ins>
          </w:p>
        </w:tc>
        <w:tc>
          <w:tcPr>
            <w:tcW w:w="1383" w:type="dxa"/>
          </w:tcPr>
          <w:p w14:paraId="3151B466" w14:textId="77777777" w:rsidR="00BE2CA9" w:rsidRDefault="00BE2CA9" w:rsidP="006801E2">
            <w:pPr>
              <w:spacing w:line="360" w:lineRule="auto"/>
              <w:rPr>
                <w:rFonts w:ascii="宋体" w:hAnsi="宋体"/>
                <w:szCs w:val="24"/>
              </w:rPr>
            </w:pPr>
          </w:p>
        </w:tc>
      </w:tr>
      <w:tr w:rsidR="00BE2CA9" w14:paraId="329BBA0B" w14:textId="77777777" w:rsidTr="00BE2CA9">
        <w:tc>
          <w:tcPr>
            <w:tcW w:w="1382" w:type="dxa"/>
          </w:tcPr>
          <w:p w14:paraId="77A07AD1" w14:textId="77777777" w:rsidR="00BE2CA9" w:rsidRDefault="00BE2CA9" w:rsidP="006801E2">
            <w:pPr>
              <w:spacing w:line="360" w:lineRule="auto"/>
              <w:rPr>
                <w:rFonts w:ascii="宋体" w:hAnsi="宋体"/>
                <w:szCs w:val="24"/>
              </w:rPr>
            </w:pPr>
          </w:p>
        </w:tc>
        <w:tc>
          <w:tcPr>
            <w:tcW w:w="1382" w:type="dxa"/>
          </w:tcPr>
          <w:p w14:paraId="6294AE17" w14:textId="77777777" w:rsidR="00BE2CA9" w:rsidRDefault="00BE2CA9" w:rsidP="006801E2">
            <w:pPr>
              <w:spacing w:line="360" w:lineRule="auto"/>
              <w:rPr>
                <w:rFonts w:ascii="宋体" w:hAnsi="宋体"/>
                <w:szCs w:val="24"/>
              </w:rPr>
            </w:pPr>
          </w:p>
        </w:tc>
        <w:tc>
          <w:tcPr>
            <w:tcW w:w="1383" w:type="dxa"/>
          </w:tcPr>
          <w:p w14:paraId="7CE7A675" w14:textId="77777777" w:rsidR="00BE2CA9" w:rsidRDefault="00BE2CA9" w:rsidP="006801E2">
            <w:pPr>
              <w:spacing w:line="360" w:lineRule="auto"/>
              <w:rPr>
                <w:rFonts w:ascii="宋体" w:hAnsi="宋体"/>
                <w:szCs w:val="24"/>
              </w:rPr>
            </w:pPr>
          </w:p>
        </w:tc>
        <w:tc>
          <w:tcPr>
            <w:tcW w:w="1383" w:type="dxa"/>
          </w:tcPr>
          <w:p w14:paraId="5DE9CB3E" w14:textId="77777777" w:rsidR="00BE2CA9" w:rsidRDefault="00BE2CA9" w:rsidP="006801E2">
            <w:pPr>
              <w:spacing w:line="360" w:lineRule="auto"/>
              <w:rPr>
                <w:rFonts w:ascii="宋体" w:hAnsi="宋体"/>
                <w:szCs w:val="24"/>
              </w:rPr>
            </w:pPr>
          </w:p>
        </w:tc>
        <w:tc>
          <w:tcPr>
            <w:tcW w:w="1383" w:type="dxa"/>
          </w:tcPr>
          <w:p w14:paraId="6D26E35C" w14:textId="77777777" w:rsidR="00BE2CA9" w:rsidRDefault="00BE2CA9" w:rsidP="006801E2">
            <w:pPr>
              <w:spacing w:line="360" w:lineRule="auto"/>
              <w:rPr>
                <w:rFonts w:ascii="宋体" w:hAnsi="宋体"/>
                <w:szCs w:val="24"/>
              </w:rPr>
            </w:pPr>
          </w:p>
        </w:tc>
        <w:tc>
          <w:tcPr>
            <w:tcW w:w="1383" w:type="dxa"/>
          </w:tcPr>
          <w:p w14:paraId="07ED3876" w14:textId="77777777" w:rsidR="00BE2CA9" w:rsidRDefault="00BE2CA9" w:rsidP="006801E2">
            <w:pPr>
              <w:spacing w:line="360" w:lineRule="auto"/>
              <w:rPr>
                <w:rFonts w:ascii="宋体" w:hAnsi="宋体"/>
                <w:szCs w:val="24"/>
              </w:rPr>
            </w:pPr>
          </w:p>
        </w:tc>
      </w:tr>
    </w:tbl>
    <w:p w14:paraId="4D5FDBC6" w14:textId="335309E8" w:rsidR="008212E4" w:rsidRPr="00D62091" w:rsidRDefault="008212E4" w:rsidP="008C6DC4">
      <w:pPr>
        <w:spacing w:line="360" w:lineRule="auto"/>
        <w:rPr>
          <w:rFonts w:ascii="宋体" w:hAnsi="宋体"/>
          <w:szCs w:val="24"/>
        </w:rPr>
        <w:pPrChange w:id="171" w:author="tianlong" w:date="2016-08-05T12:31:00Z">
          <w:pPr>
            <w:spacing w:line="360" w:lineRule="auto"/>
            <w:ind w:firstLineChars="200" w:firstLine="480"/>
          </w:pPr>
        </w:pPrChange>
      </w:pPr>
      <w:del w:id="172" w:author="tianlong" w:date="2016-08-05T12:31:00Z">
        <w:r w:rsidRPr="00D62091" w:rsidDel="008C6DC4">
          <w:rPr>
            <w:rFonts w:ascii="宋体" w:hAnsi="宋体" w:hint="eastAsia"/>
            <w:szCs w:val="24"/>
          </w:rPr>
          <w:lastRenderedPageBreak/>
          <w:delText>。</w:delText>
        </w:r>
      </w:del>
    </w:p>
    <w:p w14:paraId="717F0BED" w14:textId="53BF43A1" w:rsidR="008212E4" w:rsidRDefault="008212E4" w:rsidP="006801E2">
      <w:pPr>
        <w:pStyle w:val="1"/>
        <w:spacing w:line="360" w:lineRule="auto"/>
      </w:pPr>
      <w:bookmarkStart w:id="173" w:name="_Toc451936654"/>
      <w:r>
        <w:rPr>
          <w:rFonts w:hint="eastAsia"/>
        </w:rPr>
        <w:t>论文研究目标和内容</w:t>
      </w:r>
      <w:bookmarkEnd w:id="173"/>
    </w:p>
    <w:p w14:paraId="31F96A80" w14:textId="77777777" w:rsidR="008212E4" w:rsidRDefault="008212E4" w:rsidP="004E0E01">
      <w:pPr>
        <w:pStyle w:val="2"/>
      </w:pPr>
      <w:bookmarkStart w:id="174" w:name="_Toc451936655"/>
      <w:r>
        <w:rPr>
          <w:rFonts w:hint="eastAsia"/>
        </w:rPr>
        <w:t>研究目标</w:t>
      </w:r>
      <w:bookmarkEnd w:id="174"/>
    </w:p>
    <w:p w14:paraId="48777D73" w14:textId="77777777" w:rsidR="008212E4" w:rsidRDefault="008212E4" w:rsidP="003C290D">
      <w:pPr>
        <w:pStyle w:val="a1"/>
        <w:numPr>
          <w:ilvl w:val="0"/>
          <w:numId w:val="2"/>
        </w:numPr>
        <w:spacing w:line="360" w:lineRule="auto"/>
        <w:ind w:firstLineChars="0"/>
      </w:pPr>
      <w:r>
        <w:rPr>
          <w:rFonts w:hint="eastAsia"/>
        </w:rPr>
        <w:t>总体目标</w:t>
      </w:r>
    </w:p>
    <w:p w14:paraId="2B149386" w14:textId="7C66901F" w:rsidR="008212E4" w:rsidRPr="00275F91" w:rsidRDefault="00535000" w:rsidP="006801E2">
      <w:pPr>
        <w:spacing w:line="360" w:lineRule="auto"/>
        <w:ind w:firstLineChars="200" w:firstLine="480"/>
        <w:rPr>
          <w:rFonts w:ascii="宋体" w:hAnsi="宋体"/>
          <w:szCs w:val="24"/>
        </w:rPr>
      </w:pPr>
      <w:r>
        <w:rPr>
          <w:rFonts w:ascii="宋体" w:hAnsi="宋体" w:hint="eastAsia"/>
          <w:szCs w:val="24"/>
        </w:rPr>
        <w:t>本研究总体</w:t>
      </w:r>
      <w:r>
        <w:rPr>
          <w:rFonts w:ascii="宋体" w:hAnsi="宋体"/>
          <w:szCs w:val="24"/>
        </w:rPr>
        <w:t>目标是设计并实现</w:t>
      </w:r>
      <w:ins w:id="175" w:author="go" w:date="2016-08-05T10:53:00Z">
        <w:r w:rsidR="0002229B">
          <w:rPr>
            <w:rFonts w:ascii="宋体" w:hAnsi="宋体"/>
            <w:szCs w:val="24"/>
          </w:rPr>
          <w:t>一个使用Eclipse做为</w:t>
        </w:r>
      </w:ins>
      <w:ins w:id="176" w:author="go" w:date="2016-08-05T10:57:00Z">
        <w:r w:rsidR="005A698A">
          <w:rPr>
            <w:rFonts w:ascii="宋体" w:hAnsi="宋体"/>
            <w:szCs w:val="24"/>
          </w:rPr>
          <w:t>调试器</w:t>
        </w:r>
      </w:ins>
      <w:ins w:id="177" w:author="go" w:date="2016-08-05T10:53:00Z">
        <w:r w:rsidR="0002229B">
          <w:rPr>
            <w:rFonts w:ascii="宋体" w:hAnsi="宋体"/>
            <w:szCs w:val="24"/>
          </w:rPr>
          <w:t>，</w:t>
        </w:r>
      </w:ins>
      <w:ins w:id="178" w:author="go" w:date="2016-08-05T10:55:00Z">
        <w:r w:rsidR="0002229B">
          <w:rPr>
            <w:rFonts w:ascii="宋体" w:hAnsi="宋体"/>
            <w:szCs w:val="24"/>
          </w:rPr>
          <w:t>JavaCard模拟器做为调试目标</w:t>
        </w:r>
      </w:ins>
      <w:ins w:id="179" w:author="go" w:date="2016-08-05T10:56:00Z">
        <w:r w:rsidR="0002229B">
          <w:rPr>
            <w:rFonts w:ascii="宋体" w:hAnsi="宋体"/>
            <w:szCs w:val="24"/>
          </w:rPr>
          <w:t>的</w:t>
        </w:r>
      </w:ins>
      <w:r>
        <w:rPr>
          <w:rFonts w:ascii="宋体" w:hAnsi="宋体" w:hint="eastAsia"/>
          <w:szCs w:val="24"/>
        </w:rPr>
        <w:t>J</w:t>
      </w:r>
      <w:r>
        <w:rPr>
          <w:rFonts w:ascii="宋体" w:hAnsi="宋体"/>
          <w:szCs w:val="24"/>
        </w:rPr>
        <w:t>avaCard调试系统，</w:t>
      </w:r>
      <w:r w:rsidR="00E27B4F">
        <w:rPr>
          <w:rFonts w:ascii="宋体" w:hAnsi="宋体" w:hint="eastAsia"/>
          <w:szCs w:val="24"/>
        </w:rPr>
        <w:t>解决J</w:t>
      </w:r>
      <w:r w:rsidR="00E27B4F">
        <w:rPr>
          <w:rFonts w:ascii="宋体" w:hAnsi="宋体"/>
          <w:szCs w:val="24"/>
        </w:rPr>
        <w:t>ava</w:t>
      </w:r>
      <w:ins w:id="180" w:author="go" w:date="2016-08-05T10:53:00Z">
        <w:r w:rsidR="00BD1770">
          <w:rPr>
            <w:rFonts w:ascii="宋体" w:hAnsi="宋体" w:hint="eastAsia"/>
            <w:szCs w:val="24"/>
          </w:rPr>
          <w:t>Card</w:t>
        </w:r>
      </w:ins>
      <w:ins w:id="181" w:author="go" w:date="2016-08-05T10:56:00Z">
        <w:r w:rsidR="0002229B">
          <w:rPr>
            <w:rFonts w:ascii="宋体" w:hAnsi="宋体" w:hint="eastAsia"/>
            <w:szCs w:val="24"/>
          </w:rPr>
          <w:t>的Java</w:t>
        </w:r>
      </w:ins>
      <w:r w:rsidR="00E27B4F">
        <w:rPr>
          <w:rFonts w:ascii="宋体" w:hAnsi="宋体"/>
          <w:szCs w:val="24"/>
        </w:rPr>
        <w:t>源码级调试</w:t>
      </w:r>
      <w:del w:id="182" w:author="go" w:date="2016-08-05T10:56:00Z">
        <w:r w:rsidR="00E27B4F" w:rsidDel="0002229B">
          <w:rPr>
            <w:rFonts w:ascii="宋体" w:hAnsi="宋体"/>
            <w:szCs w:val="24"/>
          </w:rPr>
          <w:delText>的</w:delText>
        </w:r>
      </w:del>
      <w:r w:rsidR="00E27B4F">
        <w:rPr>
          <w:rFonts w:ascii="宋体" w:hAnsi="宋体"/>
          <w:szCs w:val="24"/>
        </w:rPr>
        <w:t>问题。</w:t>
      </w:r>
    </w:p>
    <w:p w14:paraId="4F6C40FD" w14:textId="07BD3AA7" w:rsidR="008212E4" w:rsidRDefault="008212E4" w:rsidP="003C290D">
      <w:pPr>
        <w:pStyle w:val="a1"/>
        <w:numPr>
          <w:ilvl w:val="0"/>
          <w:numId w:val="2"/>
        </w:numPr>
        <w:spacing w:line="360" w:lineRule="auto"/>
        <w:ind w:left="902" w:firstLineChars="0"/>
      </w:pPr>
      <w:r>
        <w:rPr>
          <w:rFonts w:hint="eastAsia"/>
        </w:rPr>
        <w:t>具体目标</w:t>
      </w:r>
    </w:p>
    <w:p w14:paraId="2424ACC3" w14:textId="77777777" w:rsidR="00AF1FDE" w:rsidRDefault="00AF1FDE" w:rsidP="003D5A3A">
      <w:pPr>
        <w:spacing w:line="360" w:lineRule="auto"/>
        <w:ind w:firstLineChars="200" w:firstLine="480"/>
      </w:pPr>
      <w:r>
        <w:rPr>
          <w:rFonts w:hint="eastAsia"/>
        </w:rPr>
        <w:t>该系统</w:t>
      </w:r>
      <w:r>
        <w:t>的核心问题包括</w:t>
      </w:r>
      <w:r>
        <w:rPr>
          <w:rFonts w:hint="eastAsia"/>
        </w:rPr>
        <w:t>四点</w:t>
      </w:r>
      <w:r>
        <w:t>：</w:t>
      </w:r>
    </w:p>
    <w:p w14:paraId="22985884" w14:textId="0B6E3BC1" w:rsidR="00AF1FDE" w:rsidRDefault="00AF1FDE" w:rsidP="003C290D">
      <w:pPr>
        <w:pStyle w:val="af1"/>
        <w:numPr>
          <w:ilvl w:val="0"/>
          <w:numId w:val="13"/>
        </w:numPr>
        <w:spacing w:line="360" w:lineRule="auto"/>
        <w:ind w:firstLineChars="0"/>
      </w:pPr>
      <w:r>
        <w:rPr>
          <w:rFonts w:hint="eastAsia"/>
        </w:rPr>
        <w:t>实现</w:t>
      </w:r>
      <w:r>
        <w:t>与调试器</w:t>
      </w:r>
      <w:r>
        <w:rPr>
          <w:rFonts w:hint="eastAsia"/>
        </w:rPr>
        <w:t>的JDWP协议</w:t>
      </w:r>
      <w:r>
        <w:t>交互</w:t>
      </w:r>
      <w:r>
        <w:rPr>
          <w:rFonts w:hint="eastAsia"/>
        </w:rPr>
        <w:t>；</w:t>
      </w:r>
    </w:p>
    <w:p w14:paraId="082D15BB" w14:textId="77777777" w:rsidR="00AF1FDE" w:rsidRPr="00AF1FDE" w:rsidRDefault="00AF1FDE" w:rsidP="003C290D">
      <w:pPr>
        <w:pStyle w:val="af1"/>
        <w:numPr>
          <w:ilvl w:val="0"/>
          <w:numId w:val="13"/>
        </w:numPr>
        <w:spacing w:line="360" w:lineRule="auto"/>
        <w:ind w:firstLineChars="0"/>
        <w:rPr>
          <w:szCs w:val="24"/>
        </w:rPr>
      </w:pPr>
      <w:r>
        <w:t>实现</w:t>
      </w:r>
      <w:r>
        <w:rPr>
          <w:rFonts w:hint="eastAsia"/>
        </w:rPr>
        <w:t>JCRE的J</w:t>
      </w:r>
      <w:r>
        <w:t>ava源码级调试</w:t>
      </w:r>
      <w:r>
        <w:rPr>
          <w:rFonts w:hint="eastAsia"/>
        </w:rPr>
        <w:t>；</w:t>
      </w:r>
    </w:p>
    <w:p w14:paraId="428E3404" w14:textId="50E48B96" w:rsidR="00AF1FDE" w:rsidRPr="00AF1FDE" w:rsidRDefault="00AF1FDE" w:rsidP="003C290D">
      <w:pPr>
        <w:pStyle w:val="af1"/>
        <w:numPr>
          <w:ilvl w:val="0"/>
          <w:numId w:val="13"/>
        </w:numPr>
        <w:spacing w:line="360" w:lineRule="auto"/>
        <w:ind w:firstLineChars="0"/>
        <w:rPr>
          <w:szCs w:val="24"/>
        </w:rPr>
      </w:pPr>
      <w:r>
        <w:rPr>
          <w:rFonts w:hint="eastAsia"/>
        </w:rPr>
        <w:t>实现J</w:t>
      </w:r>
      <w:r>
        <w:t>avaCard</w:t>
      </w:r>
      <w:r>
        <w:rPr>
          <w:rFonts w:hint="eastAsia"/>
        </w:rPr>
        <w:t>应用</w:t>
      </w:r>
      <w:r>
        <w:t>的</w:t>
      </w:r>
      <w:r>
        <w:rPr>
          <w:rFonts w:hint="eastAsia"/>
        </w:rPr>
        <w:t>J</w:t>
      </w:r>
      <w:r>
        <w:t>ava源码级</w:t>
      </w:r>
      <w:r>
        <w:rPr>
          <w:rFonts w:hint="eastAsia"/>
        </w:rPr>
        <w:t>调试；</w:t>
      </w:r>
    </w:p>
    <w:p w14:paraId="4E1817EE" w14:textId="6C79D9E0" w:rsidR="00AF1FDE" w:rsidRPr="00F64D05" w:rsidRDefault="00AF1FDE" w:rsidP="003C290D">
      <w:pPr>
        <w:pStyle w:val="af1"/>
        <w:numPr>
          <w:ilvl w:val="0"/>
          <w:numId w:val="13"/>
        </w:numPr>
        <w:spacing w:line="360" w:lineRule="auto"/>
        <w:ind w:firstLineChars="0"/>
        <w:rPr>
          <w:szCs w:val="24"/>
        </w:rPr>
      </w:pPr>
      <w:r>
        <w:t>调试组件的动态管理。</w:t>
      </w:r>
    </w:p>
    <w:p w14:paraId="5B6730C4" w14:textId="77777777" w:rsidR="008212E4" w:rsidRDefault="008212E4" w:rsidP="004E0E01">
      <w:pPr>
        <w:pStyle w:val="2"/>
      </w:pPr>
      <w:bookmarkStart w:id="183" w:name="_Toc451936656"/>
      <w:r>
        <w:rPr>
          <w:rFonts w:hint="eastAsia"/>
        </w:rPr>
        <w:t>研究内容</w:t>
      </w:r>
      <w:bookmarkEnd w:id="183"/>
    </w:p>
    <w:p w14:paraId="467DE6D3" w14:textId="59D38745" w:rsidR="00AF1FDE" w:rsidRDefault="00AF1FDE" w:rsidP="006801E2">
      <w:pPr>
        <w:spacing w:line="360" w:lineRule="auto"/>
        <w:ind w:firstLine="420"/>
        <w:rPr>
          <w:rFonts w:ascii="宋体" w:hAnsi="宋体"/>
          <w:szCs w:val="24"/>
        </w:rPr>
      </w:pPr>
      <w:r>
        <w:rPr>
          <w:rFonts w:ascii="宋体" w:hAnsi="宋体" w:hint="eastAsia"/>
          <w:szCs w:val="24"/>
        </w:rPr>
        <w:t>J</w:t>
      </w:r>
      <w:r>
        <w:rPr>
          <w:rFonts w:ascii="宋体" w:hAnsi="宋体"/>
          <w:szCs w:val="24"/>
        </w:rPr>
        <w:t>avaCard</w:t>
      </w:r>
      <w:r>
        <w:rPr>
          <w:rFonts w:ascii="宋体" w:hAnsi="宋体" w:hint="eastAsia"/>
          <w:szCs w:val="24"/>
        </w:rPr>
        <w:t>调试</w:t>
      </w:r>
      <w:r>
        <w:rPr>
          <w:rFonts w:ascii="宋体" w:hAnsi="宋体"/>
          <w:szCs w:val="24"/>
        </w:rPr>
        <w:t>系统</w:t>
      </w:r>
      <w:r w:rsidR="00861B3C">
        <w:rPr>
          <w:rFonts w:ascii="宋体" w:hAnsi="宋体" w:hint="eastAsia"/>
          <w:szCs w:val="24"/>
        </w:rPr>
        <w:t>的</w:t>
      </w:r>
      <w:r w:rsidR="00861B3C">
        <w:rPr>
          <w:rFonts w:ascii="宋体" w:hAnsi="宋体"/>
          <w:szCs w:val="24"/>
        </w:rPr>
        <w:t>目的是为了</w:t>
      </w:r>
      <w:r w:rsidR="00E27B4F">
        <w:rPr>
          <w:rFonts w:ascii="宋体" w:hAnsi="宋体" w:hint="eastAsia"/>
          <w:szCs w:val="24"/>
        </w:rPr>
        <w:t>解决J</w:t>
      </w:r>
      <w:r w:rsidR="00E27B4F">
        <w:rPr>
          <w:rFonts w:ascii="宋体" w:hAnsi="宋体"/>
          <w:szCs w:val="24"/>
        </w:rPr>
        <w:t>ava源码级调试的问题</w:t>
      </w:r>
      <w:r w:rsidR="00E27B4F">
        <w:rPr>
          <w:rFonts w:ascii="宋体" w:hAnsi="宋体" w:hint="eastAsia"/>
          <w:szCs w:val="24"/>
        </w:rPr>
        <w:t>，</w:t>
      </w:r>
      <w:del w:id="184" w:author="tianlong" w:date="2016-08-05T06:30:00Z">
        <w:r w:rsidDel="00704F69">
          <w:rPr>
            <w:rFonts w:ascii="宋体" w:hAnsi="宋体" w:hint="eastAsia"/>
            <w:szCs w:val="24"/>
          </w:rPr>
          <w:delText>本</w:delText>
        </w:r>
        <w:r w:rsidDel="00704F69">
          <w:rPr>
            <w:rFonts w:ascii="宋体" w:hAnsi="宋体"/>
            <w:szCs w:val="24"/>
          </w:rPr>
          <w:delText>论文从以下方面进行研究：</w:delText>
        </w:r>
      </w:del>
      <w:ins w:id="185" w:author="tianlong" w:date="2016-08-05T06:30:00Z">
        <w:r w:rsidR="00704F69">
          <w:rPr>
            <w:rFonts w:ascii="宋体" w:hAnsi="宋体" w:hint="eastAsia"/>
            <w:szCs w:val="24"/>
          </w:rPr>
          <w:t>从而</w:t>
        </w:r>
        <w:r w:rsidR="00704F69">
          <w:rPr>
            <w:rFonts w:ascii="宋体" w:hAnsi="宋体"/>
            <w:szCs w:val="24"/>
          </w:rPr>
          <w:t>加速开发人员对</w:t>
        </w:r>
        <w:r w:rsidR="00704F69">
          <w:rPr>
            <w:rFonts w:ascii="宋体" w:hAnsi="宋体" w:hint="eastAsia"/>
            <w:szCs w:val="24"/>
          </w:rPr>
          <w:t>J</w:t>
        </w:r>
        <w:r w:rsidR="00704F69">
          <w:rPr>
            <w:rFonts w:ascii="宋体" w:hAnsi="宋体"/>
            <w:szCs w:val="24"/>
          </w:rPr>
          <w:t>avaCard操作系统和</w:t>
        </w:r>
        <w:r w:rsidR="00704F69">
          <w:rPr>
            <w:rFonts w:ascii="宋体" w:hAnsi="宋体" w:hint="eastAsia"/>
            <w:szCs w:val="24"/>
          </w:rPr>
          <w:t>A</w:t>
        </w:r>
        <w:r w:rsidR="00704F69">
          <w:rPr>
            <w:rFonts w:ascii="宋体" w:hAnsi="宋体"/>
            <w:szCs w:val="24"/>
          </w:rPr>
          <w:t>pplet的</w:t>
        </w:r>
      </w:ins>
      <w:ins w:id="186" w:author="tianlong" w:date="2016-08-05T06:31:00Z">
        <w:r w:rsidR="00704F69">
          <w:rPr>
            <w:rFonts w:ascii="宋体" w:hAnsi="宋体"/>
            <w:szCs w:val="24"/>
          </w:rPr>
          <w:t>开发与调试。</w:t>
        </w:r>
      </w:ins>
      <w:r>
        <w:rPr>
          <w:rFonts w:ascii="宋体" w:hAnsi="宋体" w:hint="eastAsia"/>
          <w:szCs w:val="24"/>
        </w:rPr>
        <w:t>为</w:t>
      </w:r>
      <w:r>
        <w:rPr>
          <w:rFonts w:ascii="宋体" w:hAnsi="宋体"/>
          <w:szCs w:val="24"/>
        </w:rPr>
        <w:t>实现</w:t>
      </w:r>
      <w:r w:rsidR="008212E4">
        <w:rPr>
          <w:rFonts w:ascii="宋体" w:hAnsi="宋体" w:hint="eastAsia"/>
          <w:szCs w:val="24"/>
        </w:rPr>
        <w:t>本课题</w:t>
      </w:r>
      <w:r w:rsidR="00A77657">
        <w:rPr>
          <w:rFonts w:ascii="宋体" w:hAnsi="宋体" w:hint="eastAsia"/>
          <w:szCs w:val="24"/>
        </w:rPr>
        <w:t>，</w:t>
      </w:r>
      <w:r w:rsidR="008212E4">
        <w:rPr>
          <w:rFonts w:ascii="宋体" w:hAnsi="宋体" w:hint="eastAsia"/>
          <w:szCs w:val="24"/>
        </w:rPr>
        <w:t>研究的内容</w:t>
      </w:r>
      <w:r w:rsidR="004E0E01">
        <w:rPr>
          <w:rFonts w:ascii="宋体" w:hAnsi="宋体" w:hint="eastAsia"/>
          <w:szCs w:val="24"/>
        </w:rPr>
        <w:t>主要</w:t>
      </w:r>
      <w:r w:rsidR="008212E4" w:rsidRPr="009B6010">
        <w:rPr>
          <w:rFonts w:ascii="宋体" w:hAnsi="宋体" w:hint="eastAsia"/>
          <w:szCs w:val="24"/>
        </w:rPr>
        <w:t>包括</w:t>
      </w:r>
      <w:r>
        <w:rPr>
          <w:rFonts w:ascii="宋体" w:hAnsi="宋体" w:hint="eastAsia"/>
          <w:szCs w:val="24"/>
        </w:rPr>
        <w:t>：</w:t>
      </w:r>
    </w:p>
    <w:p w14:paraId="09C5404D" w14:textId="2D40EED2" w:rsidR="00E27B4F" w:rsidRPr="00A77657" w:rsidDel="00704F69" w:rsidRDefault="00AF1FDE" w:rsidP="00AF1FDE">
      <w:pPr>
        <w:spacing w:line="360" w:lineRule="auto"/>
        <w:ind w:firstLineChars="200" w:firstLine="480"/>
        <w:rPr>
          <w:del w:id="187" w:author="tianlong" w:date="2016-08-05T06:31:00Z"/>
          <w:rFonts w:ascii="宋体" w:hAnsi="宋体"/>
          <w:strike/>
          <w:szCs w:val="24"/>
        </w:rPr>
      </w:pPr>
      <w:del w:id="188" w:author="tianlong" w:date="2016-08-05T06:31:00Z">
        <w:r w:rsidRPr="00A77657" w:rsidDel="00704F69">
          <w:rPr>
            <w:rFonts w:ascii="宋体" w:hAnsi="宋体" w:hint="eastAsia"/>
            <w:strike/>
            <w:szCs w:val="24"/>
          </w:rPr>
          <w:delText>J</w:delText>
        </w:r>
        <w:r w:rsidRPr="00A77657" w:rsidDel="00704F69">
          <w:rPr>
            <w:rFonts w:ascii="宋体" w:hAnsi="宋体"/>
            <w:strike/>
            <w:szCs w:val="24"/>
          </w:rPr>
          <w:delText>avaCard调试系统的目的是为了</w:delText>
        </w:r>
        <w:r w:rsidRPr="00A77657" w:rsidDel="00704F69">
          <w:rPr>
            <w:rFonts w:ascii="宋体" w:hAnsi="宋体" w:hint="eastAsia"/>
            <w:strike/>
            <w:szCs w:val="24"/>
          </w:rPr>
          <w:delText>解决J</w:delText>
        </w:r>
        <w:r w:rsidRPr="00A77657" w:rsidDel="00704F69">
          <w:rPr>
            <w:rFonts w:ascii="宋体" w:hAnsi="宋体"/>
            <w:strike/>
            <w:szCs w:val="24"/>
          </w:rPr>
          <w:delText>ava源码级调试</w:delText>
        </w:r>
        <w:r w:rsidR="00E27B4F" w:rsidRPr="00A77657" w:rsidDel="00704F69">
          <w:rPr>
            <w:rFonts w:ascii="宋体" w:hAnsi="宋体" w:hint="eastAsia"/>
            <w:strike/>
            <w:szCs w:val="24"/>
          </w:rPr>
          <w:delText>的</w:delText>
        </w:r>
        <w:r w:rsidR="00E27B4F" w:rsidRPr="00A77657" w:rsidDel="00704F69">
          <w:rPr>
            <w:rFonts w:ascii="宋体" w:hAnsi="宋体"/>
            <w:strike/>
            <w:szCs w:val="24"/>
          </w:rPr>
          <w:delText>问题</w:delText>
        </w:r>
        <w:r w:rsidRPr="00A77657" w:rsidDel="00704F69">
          <w:rPr>
            <w:rFonts w:ascii="宋体" w:hAnsi="宋体"/>
            <w:strike/>
            <w:szCs w:val="24"/>
          </w:rPr>
          <w:delText>，从而加速</w:delText>
        </w:r>
        <w:r w:rsidRPr="00A77657" w:rsidDel="00704F69">
          <w:rPr>
            <w:rFonts w:ascii="宋体" w:hAnsi="宋体" w:hint="eastAsia"/>
            <w:strike/>
            <w:szCs w:val="24"/>
          </w:rPr>
          <w:delText>开发</w:delText>
        </w:r>
        <w:r w:rsidRPr="00A77657" w:rsidDel="00704F69">
          <w:rPr>
            <w:rFonts w:ascii="宋体" w:hAnsi="宋体"/>
            <w:strike/>
            <w:szCs w:val="24"/>
          </w:rPr>
          <w:delText>人员</w:delText>
        </w:r>
        <w:r w:rsidRPr="00A77657" w:rsidDel="00704F69">
          <w:rPr>
            <w:rFonts w:ascii="宋体" w:hAnsi="宋体" w:hint="eastAsia"/>
            <w:strike/>
            <w:szCs w:val="24"/>
          </w:rPr>
          <w:delText>对J</w:delText>
        </w:r>
        <w:r w:rsidRPr="00A77657" w:rsidDel="00704F69">
          <w:rPr>
            <w:rFonts w:ascii="宋体" w:hAnsi="宋体"/>
            <w:strike/>
            <w:szCs w:val="24"/>
          </w:rPr>
          <w:delText>ava卡操作系统和</w:delText>
        </w:r>
        <w:r w:rsidRPr="00A77657" w:rsidDel="00704F69">
          <w:rPr>
            <w:rFonts w:ascii="宋体" w:hAnsi="宋体" w:hint="eastAsia"/>
            <w:strike/>
            <w:szCs w:val="24"/>
          </w:rPr>
          <w:delText>A</w:delText>
        </w:r>
        <w:r w:rsidRPr="00A77657" w:rsidDel="00704F69">
          <w:rPr>
            <w:rFonts w:ascii="宋体" w:hAnsi="宋体"/>
            <w:strike/>
            <w:szCs w:val="24"/>
          </w:rPr>
          <w:delText>pplet的开发与调试</w:delText>
        </w:r>
        <w:r w:rsidRPr="00A77657" w:rsidDel="00704F69">
          <w:rPr>
            <w:rFonts w:ascii="宋体" w:hAnsi="宋体" w:hint="eastAsia"/>
            <w:strike/>
            <w:szCs w:val="24"/>
          </w:rPr>
          <w:delText>。</w:delText>
        </w:r>
        <w:r w:rsidR="00E27B4F" w:rsidRPr="00A77657" w:rsidDel="00704F69">
          <w:rPr>
            <w:rFonts w:ascii="宋体" w:hAnsi="宋体" w:hint="eastAsia"/>
            <w:strike/>
            <w:szCs w:val="24"/>
          </w:rPr>
          <w:delText>本文</w:delText>
        </w:r>
        <w:r w:rsidR="00E27B4F" w:rsidRPr="00A77657" w:rsidDel="00704F69">
          <w:rPr>
            <w:rFonts w:ascii="宋体" w:hAnsi="宋体"/>
            <w:strike/>
            <w:szCs w:val="24"/>
          </w:rPr>
          <w:delText>的研究目标如下：</w:delText>
        </w:r>
      </w:del>
    </w:p>
    <w:p w14:paraId="405E066C" w14:textId="27092648" w:rsidR="00BE112C" w:rsidRDefault="00E27B4F" w:rsidP="00BE112C">
      <w:pPr>
        <w:spacing w:line="360" w:lineRule="auto"/>
        <w:ind w:firstLineChars="200" w:firstLine="480"/>
        <w:rPr>
          <w:ins w:id="189" w:author="tianlong" w:date="2016-08-05T06:32:00Z"/>
          <w:rFonts w:ascii="宋体" w:hAnsi="宋体"/>
          <w:strike/>
          <w:szCs w:val="24"/>
        </w:rPr>
      </w:pPr>
      <w:r>
        <w:rPr>
          <w:rFonts w:ascii="宋体" w:hAnsi="宋体" w:hint="eastAsia"/>
          <w:szCs w:val="24"/>
        </w:rPr>
        <w:t>首先</w:t>
      </w:r>
      <w:r>
        <w:rPr>
          <w:rFonts w:ascii="宋体" w:hAnsi="宋体"/>
          <w:szCs w:val="24"/>
        </w:rPr>
        <w:t>，</w:t>
      </w:r>
      <w:r>
        <w:rPr>
          <w:rFonts w:ascii="宋体" w:hAnsi="宋体" w:hint="eastAsia"/>
          <w:szCs w:val="24"/>
        </w:rPr>
        <w:t>研究已</w:t>
      </w:r>
      <w:r w:rsidR="00BE112C">
        <w:rPr>
          <w:rFonts w:ascii="宋体" w:hAnsi="宋体" w:hint="eastAsia"/>
          <w:szCs w:val="24"/>
        </w:rPr>
        <w:t>成熟</w:t>
      </w:r>
      <w:r>
        <w:rPr>
          <w:rFonts w:ascii="宋体" w:hAnsi="宋体"/>
          <w:szCs w:val="24"/>
        </w:rPr>
        <w:t>的</w:t>
      </w:r>
      <w:r w:rsidR="00BE112C">
        <w:rPr>
          <w:rFonts w:ascii="宋体" w:hAnsi="宋体" w:hint="eastAsia"/>
          <w:szCs w:val="24"/>
        </w:rPr>
        <w:t>J</w:t>
      </w:r>
      <w:r w:rsidR="00BE112C">
        <w:rPr>
          <w:rFonts w:ascii="宋体" w:hAnsi="宋体"/>
          <w:szCs w:val="24"/>
        </w:rPr>
        <w:t>ava平台调试框架——</w:t>
      </w:r>
      <w:r>
        <w:rPr>
          <w:rFonts w:ascii="宋体" w:hAnsi="宋体" w:hint="eastAsia"/>
          <w:szCs w:val="24"/>
        </w:rPr>
        <w:t xml:space="preserve">JPDA（Java </w:t>
      </w:r>
      <w:r w:rsidR="00BE112C" w:rsidRPr="00BE112C">
        <w:rPr>
          <w:rFonts w:ascii="宋体" w:hAnsi="宋体"/>
          <w:szCs w:val="24"/>
        </w:rPr>
        <w:t>Platform Debugger Architecture</w:t>
      </w:r>
      <w:r>
        <w:rPr>
          <w:rFonts w:ascii="宋体" w:hAnsi="宋体"/>
          <w:szCs w:val="24"/>
        </w:rPr>
        <w:t>）</w:t>
      </w:r>
      <w:r w:rsidR="00BE112C">
        <w:rPr>
          <w:rFonts w:ascii="宋体" w:hAnsi="宋体" w:hint="eastAsia"/>
          <w:szCs w:val="24"/>
        </w:rPr>
        <w:t>，</w:t>
      </w:r>
      <w:r w:rsidR="00445073">
        <w:rPr>
          <w:rFonts w:ascii="宋体" w:hAnsi="宋体" w:hint="eastAsia"/>
          <w:szCs w:val="24"/>
        </w:rPr>
        <w:t>JPDA定义</w:t>
      </w:r>
      <w:r w:rsidR="00445073">
        <w:rPr>
          <w:rFonts w:ascii="宋体" w:hAnsi="宋体"/>
          <w:szCs w:val="24"/>
        </w:rPr>
        <w:t>了一套</w:t>
      </w:r>
      <w:r w:rsidR="00445073">
        <w:rPr>
          <w:rFonts w:ascii="宋体" w:hAnsi="宋体" w:hint="eastAsia"/>
          <w:szCs w:val="24"/>
        </w:rPr>
        <w:t>如何</w:t>
      </w:r>
      <w:r w:rsidR="00445073">
        <w:rPr>
          <w:rFonts w:ascii="宋体" w:hAnsi="宋体"/>
          <w:szCs w:val="24"/>
        </w:rPr>
        <w:t>开发</w:t>
      </w:r>
      <w:r w:rsidR="00445073">
        <w:rPr>
          <w:rFonts w:ascii="宋体" w:hAnsi="宋体" w:hint="eastAsia"/>
          <w:szCs w:val="24"/>
        </w:rPr>
        <w:t>调试</w:t>
      </w:r>
      <w:r w:rsidR="00445073">
        <w:rPr>
          <w:rFonts w:ascii="宋体" w:hAnsi="宋体"/>
          <w:szCs w:val="24"/>
        </w:rPr>
        <w:t>工具</w:t>
      </w:r>
      <w:r w:rsidR="00445073">
        <w:rPr>
          <w:rFonts w:ascii="宋体" w:hAnsi="宋体" w:hint="eastAsia"/>
          <w:szCs w:val="24"/>
        </w:rPr>
        <w:t>的</w:t>
      </w:r>
      <w:r w:rsidR="00445073">
        <w:rPr>
          <w:rFonts w:ascii="宋体" w:hAnsi="宋体"/>
          <w:szCs w:val="24"/>
        </w:rPr>
        <w:t>接口和规范</w:t>
      </w:r>
      <w:r w:rsidR="00DD02EF">
        <w:rPr>
          <w:rFonts w:ascii="宋体" w:hAnsi="宋体" w:hint="eastAsia"/>
          <w:szCs w:val="24"/>
        </w:rPr>
        <w:t>。</w:t>
      </w:r>
      <w:r w:rsidR="00A77657">
        <w:rPr>
          <w:rFonts w:ascii="宋体" w:hAnsi="宋体" w:hint="eastAsia"/>
          <w:szCs w:val="24"/>
        </w:rPr>
        <w:t>JPDA由</w:t>
      </w:r>
      <w:r w:rsidR="00A77657">
        <w:rPr>
          <w:rFonts w:ascii="宋体" w:hAnsi="宋体"/>
          <w:szCs w:val="24"/>
        </w:rPr>
        <w:t>三个独立的模块组成</w:t>
      </w:r>
      <w:r w:rsidR="00A77657">
        <w:rPr>
          <w:rFonts w:ascii="宋体" w:hAnsi="宋体" w:hint="eastAsia"/>
          <w:szCs w:val="24"/>
        </w:rPr>
        <w:t>：JVMTI（</w:t>
      </w:r>
      <w:r w:rsidR="00A77657" w:rsidRPr="00137DFC">
        <w:rPr>
          <w:rFonts w:ascii="宋体" w:hAnsi="宋体"/>
          <w:szCs w:val="24"/>
        </w:rPr>
        <w:t>Java Virtual Machine Profiler Interface</w:t>
      </w:r>
      <w:r w:rsidR="00A77657">
        <w:rPr>
          <w:rFonts w:ascii="宋体" w:hAnsi="宋体"/>
          <w:szCs w:val="24"/>
        </w:rPr>
        <w:t>）</w:t>
      </w:r>
      <w:r w:rsidR="00A77657">
        <w:rPr>
          <w:rFonts w:ascii="宋体" w:hAnsi="宋体" w:hint="eastAsia"/>
          <w:szCs w:val="24"/>
        </w:rPr>
        <w:t>、</w:t>
      </w:r>
      <w:r w:rsidR="00BE112C">
        <w:rPr>
          <w:rFonts w:ascii="宋体" w:hAnsi="宋体" w:hint="eastAsia"/>
          <w:szCs w:val="24"/>
        </w:rPr>
        <w:t>JDWP（J</w:t>
      </w:r>
      <w:r w:rsidR="00BE112C">
        <w:rPr>
          <w:rFonts w:ascii="宋体" w:hAnsi="宋体"/>
          <w:szCs w:val="24"/>
        </w:rPr>
        <w:t>ava Debugger Wire Protocal）</w:t>
      </w:r>
      <w:r w:rsidR="00A77657">
        <w:rPr>
          <w:rFonts w:ascii="宋体" w:hAnsi="宋体" w:hint="eastAsia"/>
          <w:szCs w:val="24"/>
        </w:rPr>
        <w:t>、</w:t>
      </w:r>
      <w:r w:rsidR="00BE112C">
        <w:rPr>
          <w:rFonts w:ascii="宋体" w:hAnsi="宋体" w:hint="eastAsia"/>
          <w:szCs w:val="24"/>
        </w:rPr>
        <w:t>J</w:t>
      </w:r>
      <w:r w:rsidR="00BE112C">
        <w:rPr>
          <w:rFonts w:ascii="宋体" w:hAnsi="宋体"/>
          <w:szCs w:val="24"/>
        </w:rPr>
        <w:t>DI</w:t>
      </w:r>
      <w:r w:rsidR="00BE112C">
        <w:rPr>
          <w:rFonts w:ascii="宋体" w:hAnsi="宋体" w:hint="eastAsia"/>
          <w:szCs w:val="24"/>
        </w:rPr>
        <w:t>（</w:t>
      </w:r>
      <w:r w:rsidR="00BE112C" w:rsidRPr="00BE112C">
        <w:rPr>
          <w:rFonts w:ascii="宋体" w:hAnsi="宋体"/>
          <w:szCs w:val="24"/>
        </w:rPr>
        <w:t>Java Debug Interface</w:t>
      </w:r>
      <w:r w:rsidR="00BE112C">
        <w:rPr>
          <w:rFonts w:ascii="宋体" w:hAnsi="宋体"/>
          <w:szCs w:val="24"/>
        </w:rPr>
        <w:t>）</w:t>
      </w:r>
      <w:r w:rsidR="00A77657">
        <w:rPr>
          <w:rFonts w:ascii="宋体" w:hAnsi="宋体" w:hint="eastAsia"/>
          <w:szCs w:val="24"/>
        </w:rPr>
        <w:t>，调试者</w:t>
      </w:r>
      <w:r w:rsidR="00A77657">
        <w:rPr>
          <w:rFonts w:ascii="宋体" w:hAnsi="宋体"/>
          <w:szCs w:val="24"/>
        </w:rPr>
        <w:t>通过</w:t>
      </w:r>
      <w:r w:rsidR="00A77657">
        <w:rPr>
          <w:rFonts w:ascii="宋体" w:hAnsi="宋体" w:hint="eastAsia"/>
          <w:szCs w:val="24"/>
        </w:rPr>
        <w:t>JDI发送</w:t>
      </w:r>
      <w:r w:rsidR="00A77657">
        <w:rPr>
          <w:rFonts w:ascii="宋体" w:hAnsi="宋体"/>
          <w:szCs w:val="24"/>
        </w:rPr>
        <w:t>接受调试</w:t>
      </w:r>
      <w:r w:rsidR="00A77657">
        <w:rPr>
          <w:rFonts w:ascii="宋体" w:hAnsi="宋体" w:hint="eastAsia"/>
          <w:szCs w:val="24"/>
        </w:rPr>
        <w:t>命令</w:t>
      </w:r>
      <w:r w:rsidR="00A77657">
        <w:rPr>
          <w:rFonts w:ascii="宋体" w:hAnsi="宋体"/>
          <w:szCs w:val="24"/>
        </w:rPr>
        <w:t>，</w:t>
      </w:r>
      <w:r w:rsidR="00A77657">
        <w:rPr>
          <w:rFonts w:ascii="宋体" w:hAnsi="宋体" w:hint="eastAsia"/>
          <w:szCs w:val="24"/>
        </w:rPr>
        <w:t>JDWP定义</w:t>
      </w:r>
      <w:r w:rsidR="00A77657">
        <w:rPr>
          <w:rFonts w:ascii="宋体" w:hAnsi="宋体"/>
          <w:szCs w:val="24"/>
        </w:rPr>
        <w:t>调试者和被调试者</w:t>
      </w:r>
      <w:r w:rsidR="00A77657">
        <w:rPr>
          <w:rFonts w:ascii="宋体" w:hAnsi="宋体" w:hint="eastAsia"/>
          <w:szCs w:val="24"/>
        </w:rPr>
        <w:t>交流</w:t>
      </w:r>
      <w:r w:rsidR="00A77657">
        <w:rPr>
          <w:rFonts w:ascii="宋体" w:hAnsi="宋体"/>
          <w:szCs w:val="24"/>
        </w:rPr>
        <w:t>数据的格式</w:t>
      </w:r>
      <w:r w:rsidR="00A77657">
        <w:rPr>
          <w:rFonts w:ascii="宋体" w:hAnsi="宋体" w:hint="eastAsia"/>
          <w:szCs w:val="24"/>
        </w:rPr>
        <w:t>，JVMTI可以控制</w:t>
      </w:r>
      <w:r w:rsidR="00A77657">
        <w:rPr>
          <w:rFonts w:ascii="宋体" w:hAnsi="宋体"/>
          <w:szCs w:val="24"/>
        </w:rPr>
        <w:t>当前</w:t>
      </w:r>
      <w:r w:rsidR="00A77657">
        <w:rPr>
          <w:rFonts w:ascii="宋体" w:hAnsi="宋体" w:hint="eastAsia"/>
          <w:szCs w:val="24"/>
        </w:rPr>
        <w:t>虚拟机</w:t>
      </w:r>
      <w:r w:rsidR="00A77657">
        <w:rPr>
          <w:rFonts w:ascii="宋体" w:hAnsi="宋体"/>
          <w:szCs w:val="24"/>
        </w:rPr>
        <w:t>运行状态，</w:t>
      </w:r>
      <w:r w:rsidR="00A77657" w:rsidRPr="00704F69">
        <w:rPr>
          <w:rFonts w:ascii="宋体" w:hAnsi="宋体"/>
          <w:strike/>
          <w:szCs w:val="24"/>
          <w:rPrChange w:id="190" w:author="tianlong" w:date="2016-08-05T06:32:00Z">
            <w:rPr>
              <w:rFonts w:ascii="宋体" w:hAnsi="宋体"/>
              <w:szCs w:val="24"/>
            </w:rPr>
          </w:rPrChange>
        </w:rPr>
        <w:t>通过分析发现，</w:t>
      </w:r>
      <w:r w:rsidR="00A77657" w:rsidRPr="00704F69">
        <w:rPr>
          <w:rFonts w:ascii="宋体" w:hAnsi="宋体" w:hint="eastAsia"/>
          <w:strike/>
          <w:szCs w:val="24"/>
          <w:rPrChange w:id="191" w:author="tianlong" w:date="2016-08-05T06:32:00Z">
            <w:rPr>
              <w:rFonts w:ascii="宋体" w:hAnsi="宋体" w:hint="eastAsia"/>
              <w:szCs w:val="24"/>
            </w:rPr>
          </w:rPrChange>
        </w:rPr>
        <w:t>可以</w:t>
      </w:r>
      <w:r w:rsidR="00A77657" w:rsidRPr="00704F69">
        <w:rPr>
          <w:rFonts w:ascii="宋体" w:hAnsi="宋体"/>
          <w:strike/>
          <w:szCs w:val="24"/>
          <w:rPrChange w:id="192" w:author="tianlong" w:date="2016-08-05T06:32:00Z">
            <w:rPr>
              <w:rFonts w:ascii="宋体" w:hAnsi="宋体"/>
              <w:szCs w:val="24"/>
            </w:rPr>
          </w:rPrChange>
        </w:rPr>
        <w:t>基于JVMTI开发特定的JavaCard调试工具</w:t>
      </w:r>
      <w:r w:rsidR="00A77657" w:rsidRPr="00704F69">
        <w:rPr>
          <w:rFonts w:ascii="宋体" w:hAnsi="宋体" w:hint="eastAsia"/>
          <w:strike/>
          <w:szCs w:val="24"/>
          <w:rPrChange w:id="193" w:author="tianlong" w:date="2016-08-05T06:32:00Z">
            <w:rPr>
              <w:rFonts w:ascii="宋体" w:hAnsi="宋体" w:hint="eastAsia"/>
              <w:szCs w:val="24"/>
            </w:rPr>
          </w:rPrChange>
        </w:rPr>
        <w:t>，</w:t>
      </w:r>
      <w:r w:rsidR="00A77657" w:rsidRPr="00704F69">
        <w:rPr>
          <w:rFonts w:ascii="宋体" w:hAnsi="宋体"/>
          <w:strike/>
          <w:szCs w:val="24"/>
          <w:rPrChange w:id="194" w:author="tianlong" w:date="2016-08-05T06:32:00Z">
            <w:rPr>
              <w:rFonts w:ascii="宋体" w:hAnsi="宋体"/>
              <w:szCs w:val="24"/>
            </w:rPr>
          </w:rPrChange>
        </w:rPr>
        <w:t>实现Java</w:t>
      </w:r>
      <w:r w:rsidR="00A77657" w:rsidRPr="00704F69">
        <w:rPr>
          <w:rFonts w:ascii="宋体" w:hAnsi="宋体" w:hint="eastAsia"/>
          <w:strike/>
          <w:szCs w:val="24"/>
          <w:rPrChange w:id="195" w:author="tianlong" w:date="2016-08-05T06:32:00Z">
            <w:rPr>
              <w:rFonts w:ascii="宋体" w:hAnsi="宋体" w:hint="eastAsia"/>
              <w:szCs w:val="24"/>
            </w:rPr>
          </w:rPrChange>
        </w:rPr>
        <w:t>源码级</w:t>
      </w:r>
      <w:r w:rsidR="00A77657" w:rsidRPr="00704F69">
        <w:rPr>
          <w:rFonts w:ascii="宋体" w:hAnsi="宋体"/>
          <w:strike/>
          <w:szCs w:val="24"/>
          <w:rPrChange w:id="196" w:author="tianlong" w:date="2016-08-05T06:32:00Z">
            <w:rPr>
              <w:rFonts w:ascii="宋体" w:hAnsi="宋体"/>
              <w:szCs w:val="24"/>
            </w:rPr>
          </w:rPrChange>
        </w:rPr>
        <w:t>调试。</w:t>
      </w:r>
    </w:p>
    <w:p w14:paraId="250E724C" w14:textId="4F126782" w:rsidR="00704F69" w:rsidRDefault="00704F69" w:rsidP="00BE112C">
      <w:pPr>
        <w:spacing w:line="360" w:lineRule="auto"/>
        <w:ind w:firstLineChars="200" w:firstLine="480"/>
        <w:rPr>
          <w:ins w:id="197" w:author="tianlong" w:date="2016-08-05T06:33:00Z"/>
          <w:rFonts w:ascii="宋体" w:hAnsi="宋体"/>
          <w:szCs w:val="24"/>
        </w:rPr>
      </w:pPr>
      <w:ins w:id="198" w:author="tianlong" w:date="2016-08-05T06:32:00Z">
        <w:r>
          <w:rPr>
            <w:rFonts w:ascii="宋体" w:hAnsi="宋体"/>
            <w:noProof/>
            <w:szCs w:val="24"/>
            <w:rPrChange w:id="199" w:author="Unknown">
              <w:rPr>
                <w:noProof/>
              </w:rPr>
            </w:rPrChange>
          </w:rPr>
          <w:lastRenderedPageBreak/>
          <w:drawing>
            <wp:inline distT="0" distB="0" distL="0" distR="0" wp14:anchorId="78118779" wp14:editId="68DDC30C">
              <wp:extent cx="4581525" cy="30765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dwp模块层次.jpg"/>
                      <pic:cNvPicPr/>
                    </pic:nvPicPr>
                    <pic:blipFill>
                      <a:blip r:embed="rId15">
                        <a:extLst>
                          <a:ext uri="{28A0092B-C50C-407E-A947-70E740481C1C}">
                            <a14:useLocalDpi xmlns:a14="http://schemas.microsoft.com/office/drawing/2010/main" val="0"/>
                          </a:ext>
                        </a:extLst>
                      </a:blip>
                      <a:stretch>
                        <a:fillRect/>
                      </a:stretch>
                    </pic:blipFill>
                    <pic:spPr>
                      <a:xfrm>
                        <a:off x="0" y="0"/>
                        <a:ext cx="4581525" cy="3076575"/>
                      </a:xfrm>
                      <a:prstGeom prst="rect">
                        <a:avLst/>
                      </a:prstGeom>
                    </pic:spPr>
                  </pic:pic>
                </a:graphicData>
              </a:graphic>
            </wp:inline>
          </w:drawing>
        </w:r>
      </w:ins>
    </w:p>
    <w:p w14:paraId="1019C46A" w14:textId="2451E188" w:rsidR="00704F69" w:rsidRDefault="00704F69">
      <w:pPr>
        <w:spacing w:line="360" w:lineRule="auto"/>
        <w:ind w:firstLineChars="200" w:firstLine="480"/>
        <w:jc w:val="center"/>
        <w:rPr>
          <w:rFonts w:ascii="宋体" w:hAnsi="宋体"/>
          <w:szCs w:val="24"/>
        </w:rPr>
        <w:pPrChange w:id="200" w:author="go" w:date="2016-08-05T10:52:00Z">
          <w:pPr>
            <w:spacing w:line="360" w:lineRule="auto"/>
            <w:ind w:firstLineChars="200" w:firstLine="480"/>
          </w:pPr>
        </w:pPrChange>
      </w:pPr>
      <w:ins w:id="201" w:author="tianlong" w:date="2016-08-05T06:33:00Z">
        <w:r>
          <w:rPr>
            <w:rFonts w:ascii="宋体" w:hAnsi="宋体" w:hint="eastAsia"/>
            <w:szCs w:val="24"/>
          </w:rPr>
          <w:t xml:space="preserve">图1 </w:t>
        </w:r>
      </w:ins>
      <w:ins w:id="202" w:author="go" w:date="2016-08-05T10:52:00Z">
        <w:r w:rsidR="003F4313">
          <w:rPr>
            <w:rFonts w:ascii="宋体" w:hAnsi="宋体" w:hint="eastAsia"/>
            <w:szCs w:val="24"/>
          </w:rPr>
          <w:t>JPDA</w:t>
        </w:r>
      </w:ins>
      <w:ins w:id="203" w:author="tianlong" w:date="2016-08-05T06:33:00Z">
        <w:del w:id="204" w:author="go" w:date="2016-08-05T10:52:00Z">
          <w:r w:rsidDel="003F4313">
            <w:rPr>
              <w:rFonts w:ascii="宋体" w:hAnsi="宋体" w:hint="eastAsia"/>
              <w:szCs w:val="24"/>
            </w:rPr>
            <w:delText>JDW</w:delText>
          </w:r>
        </w:del>
        <w:r>
          <w:rPr>
            <w:rFonts w:ascii="宋体" w:hAnsi="宋体" w:hint="eastAsia"/>
            <w:szCs w:val="24"/>
          </w:rPr>
          <w:t>P模块</w:t>
        </w:r>
        <w:r>
          <w:rPr>
            <w:rFonts w:ascii="宋体" w:hAnsi="宋体"/>
            <w:szCs w:val="24"/>
          </w:rPr>
          <w:t>层次图</w:t>
        </w:r>
      </w:ins>
    </w:p>
    <w:p w14:paraId="2AC1372C" w14:textId="6103635D" w:rsidR="00235708" w:rsidRDefault="00A77657" w:rsidP="00BE112C">
      <w:pPr>
        <w:spacing w:line="360" w:lineRule="auto"/>
        <w:ind w:firstLineChars="200" w:firstLine="480"/>
        <w:rPr>
          <w:rFonts w:ascii="宋体" w:hAnsi="宋体"/>
          <w:szCs w:val="24"/>
        </w:rPr>
      </w:pPr>
      <w:r>
        <w:rPr>
          <w:rFonts w:ascii="宋体" w:hAnsi="宋体" w:hint="eastAsia"/>
          <w:szCs w:val="24"/>
        </w:rPr>
        <w:t>其次</w:t>
      </w:r>
      <w:r>
        <w:rPr>
          <w:rFonts w:ascii="宋体" w:hAnsi="宋体"/>
          <w:szCs w:val="24"/>
        </w:rPr>
        <w:t>，</w:t>
      </w:r>
      <w:r w:rsidR="00235708">
        <w:rPr>
          <w:rFonts w:ascii="宋体" w:hAnsi="宋体" w:hint="eastAsia"/>
          <w:szCs w:val="24"/>
        </w:rPr>
        <w:t>E</w:t>
      </w:r>
      <w:r w:rsidR="00235708">
        <w:rPr>
          <w:rFonts w:ascii="宋体" w:hAnsi="宋体"/>
          <w:szCs w:val="24"/>
        </w:rPr>
        <w:t>clipse调试框架研究</w:t>
      </w:r>
      <w:r w:rsidR="00BF51F9">
        <w:rPr>
          <w:rFonts w:ascii="宋体" w:hAnsi="宋体" w:hint="eastAsia"/>
          <w:szCs w:val="24"/>
        </w:rPr>
        <w:t>，</w:t>
      </w:r>
      <w:r w:rsidR="00BF51F9">
        <w:rPr>
          <w:rFonts w:ascii="宋体" w:hAnsi="宋体"/>
          <w:szCs w:val="24"/>
        </w:rPr>
        <w:t>包含</w:t>
      </w:r>
      <w:r w:rsidR="00BF51F9">
        <w:rPr>
          <w:rFonts w:ascii="宋体" w:hAnsi="宋体" w:hint="eastAsia"/>
          <w:szCs w:val="24"/>
        </w:rPr>
        <w:t>E</w:t>
      </w:r>
      <w:r w:rsidR="00BF51F9">
        <w:rPr>
          <w:rFonts w:ascii="宋体" w:hAnsi="宋体"/>
          <w:szCs w:val="24"/>
        </w:rPr>
        <w:t>clipse</w:t>
      </w:r>
      <w:r w:rsidR="00BF51F9">
        <w:rPr>
          <w:rFonts w:ascii="宋体" w:hAnsi="宋体" w:hint="eastAsia"/>
          <w:szCs w:val="24"/>
        </w:rPr>
        <w:t>启动</w:t>
      </w:r>
      <w:r w:rsidR="00BF51F9">
        <w:rPr>
          <w:rFonts w:ascii="宋体" w:hAnsi="宋体"/>
          <w:szCs w:val="24"/>
        </w:rPr>
        <w:t>框架和</w:t>
      </w:r>
      <w:r w:rsidR="00BF51F9">
        <w:rPr>
          <w:rFonts w:ascii="宋体" w:hAnsi="宋体" w:hint="eastAsia"/>
          <w:szCs w:val="24"/>
        </w:rPr>
        <w:t>E</w:t>
      </w:r>
      <w:r w:rsidR="00BF51F9">
        <w:rPr>
          <w:rFonts w:ascii="宋体" w:hAnsi="宋体"/>
          <w:szCs w:val="24"/>
        </w:rPr>
        <w:t>clipse</w:t>
      </w:r>
      <w:r w:rsidR="00BF51F9">
        <w:rPr>
          <w:rFonts w:ascii="宋体" w:hAnsi="宋体" w:hint="eastAsia"/>
          <w:szCs w:val="24"/>
        </w:rPr>
        <w:t>调试</w:t>
      </w:r>
      <w:r w:rsidR="00BF51F9">
        <w:rPr>
          <w:rFonts w:ascii="宋体" w:hAnsi="宋体"/>
          <w:szCs w:val="24"/>
        </w:rPr>
        <w:t>模型研究</w:t>
      </w:r>
      <w:ins w:id="205" w:author="go" w:date="2016-08-05T11:00:00Z">
        <w:r w:rsidR="00FA1818">
          <w:rPr>
            <w:rFonts w:ascii="宋体" w:hAnsi="宋体"/>
            <w:szCs w:val="24"/>
          </w:rPr>
          <w:t>。Eclipse的JDT插件已经</w:t>
        </w:r>
      </w:ins>
      <w:ins w:id="206" w:author="go" w:date="2016-08-05T11:11:00Z">
        <w:r w:rsidR="005F0831">
          <w:rPr>
            <w:rFonts w:ascii="宋体" w:hAnsi="宋体"/>
            <w:szCs w:val="24"/>
          </w:rPr>
          <w:t>完整的</w:t>
        </w:r>
      </w:ins>
      <w:ins w:id="207" w:author="go" w:date="2016-08-05T11:00:00Z">
        <w:r w:rsidR="00FA1818">
          <w:rPr>
            <w:rFonts w:ascii="宋体" w:hAnsi="宋体"/>
            <w:szCs w:val="24"/>
          </w:rPr>
          <w:t>实现了JDI</w:t>
        </w:r>
      </w:ins>
      <w:ins w:id="208" w:author="go" w:date="2016-08-05T11:11:00Z">
        <w:r w:rsidR="005F0831">
          <w:rPr>
            <w:rFonts w:ascii="宋体" w:hAnsi="宋体"/>
            <w:szCs w:val="24"/>
          </w:rPr>
          <w:t>接口</w:t>
        </w:r>
      </w:ins>
      <w:ins w:id="209" w:author="go" w:date="2016-08-05T11:00:00Z">
        <w:r w:rsidR="00FA1818">
          <w:rPr>
            <w:rFonts w:ascii="宋体" w:hAnsi="宋体"/>
            <w:szCs w:val="24"/>
          </w:rPr>
          <w:t>。</w:t>
        </w:r>
      </w:ins>
    </w:p>
    <w:p w14:paraId="5904024F" w14:textId="3AE13029" w:rsidR="00BF51F9" w:rsidRPr="00F3442D" w:rsidRDefault="00BF51F9" w:rsidP="00F3442D">
      <w:pPr>
        <w:spacing w:line="360" w:lineRule="auto"/>
        <w:ind w:firstLineChars="200" w:firstLine="480"/>
        <w:rPr>
          <w:rFonts w:ascii="宋体" w:hAnsi="宋体"/>
          <w:szCs w:val="24"/>
        </w:rPr>
      </w:pPr>
      <w:r>
        <w:rPr>
          <w:rFonts w:ascii="宋体" w:hAnsi="宋体" w:hint="eastAsia"/>
          <w:szCs w:val="24"/>
        </w:rPr>
        <w:t>再次，</w:t>
      </w:r>
      <w:r>
        <w:rPr>
          <w:rFonts w:ascii="宋体" w:hAnsi="宋体"/>
          <w:szCs w:val="24"/>
        </w:rPr>
        <w:t>远程调试</w:t>
      </w:r>
      <w:r>
        <w:rPr>
          <w:rFonts w:ascii="宋体" w:hAnsi="宋体" w:hint="eastAsia"/>
          <w:szCs w:val="24"/>
        </w:rPr>
        <w:t>协议</w:t>
      </w:r>
      <w:r>
        <w:rPr>
          <w:rFonts w:ascii="宋体" w:hAnsi="宋体"/>
          <w:szCs w:val="24"/>
        </w:rPr>
        <w:t>接口研究</w:t>
      </w:r>
      <w:r>
        <w:rPr>
          <w:rFonts w:ascii="宋体" w:hAnsi="宋体" w:hint="eastAsia"/>
          <w:szCs w:val="24"/>
        </w:rPr>
        <w:t>，</w:t>
      </w:r>
      <w:r>
        <w:rPr>
          <w:rFonts w:ascii="宋体" w:hAnsi="宋体"/>
          <w:szCs w:val="24"/>
        </w:rPr>
        <w:t>包含</w:t>
      </w:r>
      <w:r>
        <w:rPr>
          <w:rFonts w:ascii="宋体" w:hAnsi="宋体" w:hint="eastAsia"/>
          <w:szCs w:val="24"/>
        </w:rPr>
        <w:t>JDWP通信</w:t>
      </w:r>
      <w:r>
        <w:rPr>
          <w:rFonts w:ascii="宋体" w:hAnsi="宋体"/>
          <w:szCs w:val="24"/>
        </w:rPr>
        <w:t>协议</w:t>
      </w:r>
      <w:ins w:id="210" w:author="go" w:date="2016-08-05T11:31:00Z">
        <w:r w:rsidR="00F3442D">
          <w:rPr>
            <w:rFonts w:ascii="宋体" w:hAnsi="宋体"/>
            <w:szCs w:val="24"/>
          </w:rPr>
          <w:t>。</w:t>
        </w:r>
      </w:ins>
      <w:ins w:id="211" w:author="go" w:date="2016-08-05T11:32:00Z">
        <w:r w:rsidR="00F3442D" w:rsidRPr="00F3442D">
          <w:rPr>
            <w:rFonts w:ascii="宋体" w:hAnsi="宋体" w:hint="eastAsia"/>
            <w:szCs w:val="24"/>
          </w:rPr>
          <w:t>JDWP（Java Debug Wire Protocol）是一个通讯交互协议，它定义了调试器和被调试程序之间传递的信息的格式。 详细完整地定义了请求命令、响应数据和错误代码。</w:t>
        </w:r>
      </w:ins>
    </w:p>
    <w:p w14:paraId="07981B60" w14:textId="41F64AD4" w:rsidR="00F97FA1" w:rsidRDefault="00BF51F9" w:rsidP="00BE112C">
      <w:pPr>
        <w:spacing w:line="360" w:lineRule="auto"/>
        <w:ind w:firstLineChars="200" w:firstLine="480"/>
        <w:rPr>
          <w:ins w:id="212" w:author="tianlong" w:date="2016-08-05T12:48:00Z"/>
          <w:rFonts w:ascii="宋体" w:hAnsi="宋体"/>
          <w:szCs w:val="24"/>
        </w:rPr>
      </w:pPr>
      <w:r>
        <w:rPr>
          <w:rFonts w:ascii="宋体" w:hAnsi="宋体" w:hint="eastAsia"/>
          <w:szCs w:val="24"/>
        </w:rPr>
        <w:t>另外</w:t>
      </w:r>
      <w:r>
        <w:rPr>
          <w:rFonts w:ascii="宋体" w:hAnsi="宋体"/>
          <w:szCs w:val="24"/>
        </w:rPr>
        <w:t>，</w:t>
      </w:r>
      <w:r w:rsidR="00A77657">
        <w:rPr>
          <w:rFonts w:ascii="宋体" w:hAnsi="宋体"/>
          <w:szCs w:val="24"/>
        </w:rPr>
        <w:t>分析</w:t>
      </w:r>
      <w:r w:rsidR="00A77657">
        <w:rPr>
          <w:rFonts w:ascii="宋体" w:hAnsi="宋体" w:hint="eastAsia"/>
          <w:szCs w:val="24"/>
        </w:rPr>
        <w:t>J</w:t>
      </w:r>
      <w:r w:rsidR="00A77657">
        <w:rPr>
          <w:rFonts w:ascii="宋体" w:hAnsi="宋体"/>
          <w:szCs w:val="24"/>
        </w:rPr>
        <w:t>ava编译文件class与</w:t>
      </w:r>
      <w:r w:rsidR="00A77657">
        <w:rPr>
          <w:rFonts w:ascii="宋体" w:hAnsi="宋体" w:hint="eastAsia"/>
          <w:szCs w:val="24"/>
        </w:rPr>
        <w:t>J</w:t>
      </w:r>
      <w:r w:rsidR="00A77657">
        <w:rPr>
          <w:rFonts w:ascii="宋体" w:hAnsi="宋体"/>
          <w:szCs w:val="24"/>
        </w:rPr>
        <w:t>avaCard</w:t>
      </w:r>
      <w:r w:rsidR="00A77657">
        <w:rPr>
          <w:rFonts w:ascii="宋体" w:hAnsi="宋体" w:hint="eastAsia"/>
          <w:szCs w:val="24"/>
        </w:rPr>
        <w:t>编译</w:t>
      </w:r>
      <w:r w:rsidR="00A77657">
        <w:rPr>
          <w:rFonts w:ascii="宋体" w:hAnsi="宋体"/>
          <w:szCs w:val="24"/>
        </w:rPr>
        <w:t>文件cap的的共同点与不同点</w:t>
      </w:r>
      <w:r w:rsidR="00A77657">
        <w:rPr>
          <w:rFonts w:ascii="宋体" w:hAnsi="宋体" w:hint="eastAsia"/>
          <w:szCs w:val="24"/>
        </w:rPr>
        <w:t>，</w:t>
      </w:r>
      <w:r w:rsidR="00A77657">
        <w:rPr>
          <w:rFonts w:ascii="宋体" w:hAnsi="宋体"/>
          <w:szCs w:val="24"/>
        </w:rPr>
        <w:t>发现</w:t>
      </w:r>
      <w:r w:rsidR="00A77657">
        <w:rPr>
          <w:rFonts w:ascii="宋体" w:hAnsi="宋体" w:hint="eastAsia"/>
          <w:szCs w:val="24"/>
        </w:rPr>
        <w:t>：J</w:t>
      </w:r>
      <w:r w:rsidR="00A77657">
        <w:rPr>
          <w:rFonts w:ascii="宋体" w:hAnsi="宋体"/>
          <w:szCs w:val="24"/>
        </w:rPr>
        <w:t>avaCard不支持多线程、不支持字符串，</w:t>
      </w:r>
      <w:ins w:id="213" w:author="go" w:date="2016-08-05T11:33:00Z">
        <w:r w:rsidR="00653B92">
          <w:rPr>
            <w:rFonts w:ascii="宋体" w:hAnsi="宋体"/>
            <w:szCs w:val="24"/>
          </w:rPr>
          <w:t>是</w:t>
        </w:r>
      </w:ins>
      <w:ins w:id="214" w:author="go" w:date="2016-08-05T11:34:00Z">
        <w:r w:rsidR="000F3456">
          <w:rPr>
            <w:rFonts w:ascii="宋体" w:hAnsi="宋体"/>
            <w:szCs w:val="24"/>
          </w:rPr>
          <w:t>信息查找是</w:t>
        </w:r>
      </w:ins>
      <w:ins w:id="215" w:author="go" w:date="2016-08-05T11:33:00Z">
        <w:r w:rsidR="00653B92">
          <w:rPr>
            <w:rFonts w:ascii="宋体" w:hAnsi="宋体"/>
            <w:szCs w:val="24"/>
          </w:rPr>
          <w:t>基于token的</w:t>
        </w:r>
      </w:ins>
      <w:ins w:id="216" w:author="go" w:date="2016-08-05T11:34:00Z">
        <w:r w:rsidR="00653B92">
          <w:rPr>
            <w:rFonts w:ascii="宋体" w:hAnsi="宋体"/>
            <w:szCs w:val="24"/>
          </w:rPr>
          <w:t>查找。</w:t>
        </w:r>
        <w:r w:rsidR="008E2264">
          <w:rPr>
            <w:rFonts w:ascii="宋体" w:hAnsi="宋体"/>
            <w:szCs w:val="24"/>
          </w:rPr>
          <w:t>C</w:t>
        </w:r>
        <w:r w:rsidR="008E2264">
          <w:rPr>
            <w:rFonts w:ascii="宋体" w:hAnsi="宋体" w:hint="eastAsia"/>
            <w:szCs w:val="24"/>
          </w:rPr>
          <w:t>lass文件是</w:t>
        </w:r>
      </w:ins>
      <w:ins w:id="217" w:author="go" w:date="2016-08-05T11:35:00Z">
        <w:r w:rsidR="008E2264">
          <w:rPr>
            <w:rFonts w:ascii="宋体" w:hAnsi="宋体" w:hint="eastAsia"/>
            <w:szCs w:val="24"/>
          </w:rPr>
          <w:t>基于字符串的查找。</w:t>
        </w:r>
        <w:r w:rsidR="00877563">
          <w:rPr>
            <w:rFonts w:ascii="宋体" w:hAnsi="宋体" w:hint="eastAsia"/>
            <w:szCs w:val="24"/>
          </w:rPr>
          <w:t>由于</w:t>
        </w:r>
      </w:ins>
      <w:r w:rsidR="00B40B3A">
        <w:rPr>
          <w:rFonts w:ascii="宋体" w:hAnsi="宋体" w:hint="eastAsia"/>
          <w:szCs w:val="24"/>
        </w:rPr>
        <w:t>它们</w:t>
      </w:r>
      <w:r w:rsidR="00B40B3A">
        <w:rPr>
          <w:rFonts w:ascii="宋体" w:hAnsi="宋体"/>
          <w:szCs w:val="24"/>
        </w:rPr>
        <w:t>的信息查找方式不同</w:t>
      </w:r>
      <w:ins w:id="218" w:author="go" w:date="2016-08-05T11:35:00Z">
        <w:r w:rsidR="00340A83">
          <w:rPr>
            <w:rFonts w:ascii="宋体" w:hAnsi="宋体"/>
            <w:szCs w:val="24"/>
          </w:rPr>
          <w:t>，</w:t>
        </w:r>
      </w:ins>
      <w:r w:rsidR="00A77657">
        <w:rPr>
          <w:rFonts w:ascii="宋体" w:hAnsi="宋体"/>
          <w:szCs w:val="24"/>
        </w:rPr>
        <w:t>如果要实现</w:t>
      </w:r>
      <w:r w:rsidR="00B40B3A">
        <w:rPr>
          <w:rFonts w:ascii="宋体" w:hAnsi="宋体" w:hint="eastAsia"/>
          <w:szCs w:val="24"/>
        </w:rPr>
        <w:t>J</w:t>
      </w:r>
      <w:r w:rsidR="00B40B3A">
        <w:rPr>
          <w:rFonts w:ascii="宋体" w:hAnsi="宋体"/>
          <w:szCs w:val="24"/>
        </w:rPr>
        <w:t>ava源码级调试，需要对</w:t>
      </w:r>
      <w:r w:rsidR="00B40B3A">
        <w:rPr>
          <w:rFonts w:ascii="宋体" w:hAnsi="宋体" w:hint="eastAsia"/>
          <w:szCs w:val="24"/>
        </w:rPr>
        <w:t>JDWP协议进行</w:t>
      </w:r>
      <w:r w:rsidR="00B40B3A">
        <w:rPr>
          <w:rFonts w:ascii="宋体" w:hAnsi="宋体"/>
          <w:szCs w:val="24"/>
        </w:rPr>
        <w:t>剪裁。</w:t>
      </w:r>
    </w:p>
    <w:p w14:paraId="20A1740B" w14:textId="77777777" w:rsidR="00F97FA1" w:rsidRDefault="00F97FA1">
      <w:pPr>
        <w:widowControl/>
        <w:adjustRightInd/>
        <w:spacing w:line="240" w:lineRule="auto"/>
        <w:textAlignment w:val="auto"/>
        <w:rPr>
          <w:ins w:id="219" w:author="tianlong" w:date="2016-08-05T12:48:00Z"/>
          <w:rFonts w:ascii="宋体" w:hAnsi="宋体"/>
          <w:szCs w:val="24"/>
        </w:rPr>
      </w:pPr>
      <w:ins w:id="220" w:author="tianlong" w:date="2016-08-05T12:48:00Z">
        <w:r>
          <w:rPr>
            <w:rFonts w:ascii="宋体" w:hAnsi="宋体"/>
            <w:szCs w:val="24"/>
          </w:rPr>
          <w:br w:type="page"/>
        </w:r>
      </w:ins>
    </w:p>
    <w:p w14:paraId="15283141" w14:textId="52C0D2D8" w:rsidR="00A77657" w:rsidDel="00F97FA1" w:rsidRDefault="00A77657" w:rsidP="00BE112C">
      <w:pPr>
        <w:spacing w:line="360" w:lineRule="auto"/>
        <w:ind w:firstLineChars="200" w:firstLine="480"/>
        <w:rPr>
          <w:del w:id="221" w:author="tianlong" w:date="2016-08-05T12:48:00Z"/>
          <w:rFonts w:ascii="宋体" w:hAnsi="宋体"/>
          <w:szCs w:val="24"/>
        </w:rPr>
      </w:pPr>
    </w:p>
    <w:p w14:paraId="1E14C407" w14:textId="2F07521C" w:rsidR="00AF1FDE" w:rsidRPr="003D5A3A" w:rsidDel="00B11CF7" w:rsidRDefault="00BE112C" w:rsidP="00AF1FDE">
      <w:pPr>
        <w:spacing w:line="360" w:lineRule="auto"/>
        <w:ind w:firstLineChars="200" w:firstLine="480"/>
        <w:rPr>
          <w:del w:id="222" w:author="go" w:date="2016-08-05T11:35:00Z"/>
          <w:rFonts w:ascii="宋体" w:hAnsi="宋体"/>
          <w:szCs w:val="24"/>
        </w:rPr>
      </w:pPr>
      <w:del w:id="223" w:author="go" w:date="2016-08-05T11:35:00Z">
        <w:r w:rsidDel="00B11CF7">
          <w:rPr>
            <w:rFonts w:ascii="宋体" w:hAnsi="宋体" w:hint="eastAsia"/>
            <w:szCs w:val="24"/>
          </w:rPr>
          <w:delText>其次</w:delText>
        </w:r>
        <w:r w:rsidR="00AF1FDE" w:rsidDel="00B11CF7">
          <w:rPr>
            <w:rFonts w:ascii="宋体" w:hAnsi="宋体" w:hint="eastAsia"/>
            <w:szCs w:val="24"/>
          </w:rPr>
          <w:delText>实现</w:delText>
        </w:r>
        <w:r w:rsidR="00AF1FDE" w:rsidRPr="003D5A3A" w:rsidDel="00B11CF7">
          <w:rPr>
            <w:rFonts w:ascii="宋体" w:hAnsi="宋体" w:hint="eastAsia"/>
            <w:szCs w:val="24"/>
          </w:rPr>
          <w:delText>J</w:delText>
        </w:r>
        <w:r w:rsidR="00AF1FDE" w:rsidRPr="003D5A3A" w:rsidDel="00B11CF7">
          <w:rPr>
            <w:rFonts w:ascii="宋体" w:hAnsi="宋体"/>
            <w:szCs w:val="24"/>
          </w:rPr>
          <w:delText>ava源码级调试包含：</w:delText>
        </w:r>
      </w:del>
    </w:p>
    <w:p w14:paraId="20C6C7EA" w14:textId="66F6F3E8" w:rsidR="008212E4" w:rsidDel="00B11CF7" w:rsidRDefault="00BE2CA9" w:rsidP="006801E2">
      <w:pPr>
        <w:spacing w:line="360" w:lineRule="auto"/>
        <w:ind w:firstLine="420"/>
        <w:rPr>
          <w:del w:id="224" w:author="go" w:date="2016-08-05T11:36:00Z"/>
          <w:rFonts w:ascii="宋体" w:hAnsi="宋体"/>
          <w:szCs w:val="24"/>
        </w:rPr>
      </w:pPr>
      <w:del w:id="225" w:author="go" w:date="2016-08-05T11:36:00Z">
        <w:r w:rsidDel="00B11CF7">
          <w:rPr>
            <w:rFonts w:ascii="宋体" w:hAnsi="宋体" w:hint="eastAsia"/>
            <w:szCs w:val="24"/>
          </w:rPr>
          <w:delText>，</w:delText>
        </w:r>
        <w:r w:rsidDel="00B11CF7">
          <w:rPr>
            <w:rFonts w:ascii="宋体" w:hAnsi="宋体"/>
            <w:szCs w:val="24"/>
          </w:rPr>
          <w:delText>。。。。。。。。。。。。。。。。。</w:delText>
        </w:r>
        <w:r w:rsidR="00C36A23" w:rsidDel="00B11CF7">
          <w:rPr>
            <w:rFonts w:ascii="宋体" w:hAnsi="宋体" w:hint="eastAsia"/>
            <w:szCs w:val="24"/>
          </w:rPr>
          <w:delText>等一系列内容。</w:delText>
        </w:r>
      </w:del>
    </w:p>
    <w:p w14:paraId="7C9B34CF" w14:textId="541AF651" w:rsidR="000F47BB" w:rsidRPr="009B6010" w:rsidDel="00F97FA1" w:rsidRDefault="000F47BB" w:rsidP="006801E2">
      <w:pPr>
        <w:spacing w:line="360" w:lineRule="auto"/>
        <w:ind w:firstLine="420"/>
        <w:rPr>
          <w:del w:id="226" w:author="tianlong" w:date="2016-08-05T12:47:00Z"/>
          <w:rFonts w:ascii="宋体" w:hAnsi="宋体"/>
          <w:szCs w:val="24"/>
        </w:rPr>
      </w:pPr>
    </w:p>
    <w:p w14:paraId="04F02764" w14:textId="14357707" w:rsidR="008212E4" w:rsidDel="00F97FA1" w:rsidRDefault="008212E4" w:rsidP="002473CB">
      <w:pPr>
        <w:spacing w:line="360" w:lineRule="auto"/>
        <w:ind w:leftChars="-295" w:left="-708"/>
        <w:jc w:val="center"/>
        <w:rPr>
          <w:del w:id="227" w:author="tianlong" w:date="2016-08-05T12:48:00Z"/>
          <w:rFonts w:ascii="宋体" w:hAnsi="宋体"/>
          <w:szCs w:val="24"/>
        </w:rPr>
      </w:pPr>
    </w:p>
    <w:p w14:paraId="0C23D078" w14:textId="77777777" w:rsidR="008212E4" w:rsidRPr="004F3117" w:rsidRDefault="008212E4" w:rsidP="006801E2">
      <w:pPr>
        <w:pStyle w:val="1"/>
        <w:spacing w:line="360" w:lineRule="auto"/>
      </w:pPr>
      <w:bookmarkStart w:id="228" w:name="_Toc451936657"/>
      <w:r w:rsidRPr="004F3117">
        <w:rPr>
          <w:rFonts w:hint="eastAsia"/>
        </w:rPr>
        <w:t>需求分析</w:t>
      </w:r>
      <w:bookmarkEnd w:id="228"/>
    </w:p>
    <w:p w14:paraId="5501345B" w14:textId="62F037C0" w:rsidR="008212E4" w:rsidRDefault="004E0E01" w:rsidP="004E0E01">
      <w:pPr>
        <w:pStyle w:val="2"/>
      </w:pPr>
      <w:bookmarkStart w:id="229" w:name="_Toc451936658"/>
      <w:r>
        <w:rPr>
          <w:rFonts w:hint="eastAsia"/>
        </w:rPr>
        <w:t>需求概述</w:t>
      </w:r>
      <w:bookmarkEnd w:id="229"/>
    </w:p>
    <w:p w14:paraId="6883C5BB" w14:textId="7DF48AC5" w:rsidR="002530E2" w:rsidRDefault="00583C2A" w:rsidP="002530E2">
      <w:pPr>
        <w:pStyle w:val="a1"/>
        <w:spacing w:line="360" w:lineRule="auto"/>
        <w:ind w:firstLine="480"/>
      </w:pPr>
      <w:r>
        <w:rPr>
          <w:rFonts w:ascii="宋体" w:hAnsi="宋体" w:hint="eastAsia"/>
          <w:szCs w:val="24"/>
        </w:rPr>
        <w:t>本章</w:t>
      </w:r>
      <w:r>
        <w:rPr>
          <w:rFonts w:ascii="宋体" w:hAnsi="宋体"/>
          <w:szCs w:val="24"/>
        </w:rPr>
        <w:t>对</w:t>
      </w:r>
      <w:r>
        <w:rPr>
          <w:rFonts w:ascii="宋体" w:hAnsi="宋体" w:hint="eastAsia"/>
          <w:szCs w:val="24"/>
        </w:rPr>
        <w:t>所要</w:t>
      </w:r>
      <w:r>
        <w:rPr>
          <w:rFonts w:ascii="宋体" w:hAnsi="宋体"/>
          <w:szCs w:val="24"/>
        </w:rPr>
        <w:t>实现的</w:t>
      </w:r>
      <w:r>
        <w:rPr>
          <w:rFonts w:ascii="宋体" w:hAnsi="宋体" w:hint="eastAsia"/>
          <w:szCs w:val="24"/>
        </w:rPr>
        <w:t>J</w:t>
      </w:r>
      <w:r>
        <w:rPr>
          <w:rFonts w:ascii="宋体" w:hAnsi="宋体"/>
          <w:szCs w:val="24"/>
        </w:rPr>
        <w:t>avaCard</w:t>
      </w:r>
      <w:r>
        <w:rPr>
          <w:rFonts w:ascii="宋体" w:hAnsi="宋体" w:hint="eastAsia"/>
          <w:szCs w:val="24"/>
        </w:rPr>
        <w:t>调试</w:t>
      </w:r>
      <w:r>
        <w:rPr>
          <w:rFonts w:ascii="宋体" w:hAnsi="宋体"/>
          <w:szCs w:val="24"/>
        </w:rPr>
        <w:t>系统进行系统级的</w:t>
      </w:r>
      <w:r>
        <w:rPr>
          <w:rFonts w:ascii="宋体" w:hAnsi="宋体" w:hint="eastAsia"/>
          <w:szCs w:val="24"/>
        </w:rPr>
        <w:t>需求</w:t>
      </w:r>
      <w:r>
        <w:rPr>
          <w:rFonts w:ascii="宋体" w:hAnsi="宋体"/>
          <w:szCs w:val="24"/>
        </w:rPr>
        <w:t>分析。</w:t>
      </w:r>
      <w:r>
        <w:rPr>
          <w:rFonts w:ascii="宋体" w:hAnsi="宋体" w:hint="eastAsia"/>
          <w:szCs w:val="24"/>
        </w:rPr>
        <w:t>包括业务</w:t>
      </w:r>
      <w:r>
        <w:rPr>
          <w:rFonts w:ascii="宋体" w:hAnsi="宋体"/>
          <w:szCs w:val="24"/>
        </w:rPr>
        <w:t>需求</w:t>
      </w:r>
      <w:r>
        <w:rPr>
          <w:rFonts w:ascii="宋体" w:hAnsi="宋体" w:hint="eastAsia"/>
          <w:szCs w:val="24"/>
        </w:rPr>
        <w:t>梳理</w:t>
      </w:r>
      <w:r>
        <w:rPr>
          <w:rFonts w:ascii="宋体" w:hAnsi="宋体"/>
          <w:szCs w:val="24"/>
        </w:rPr>
        <w:t>、功能需求分析、</w:t>
      </w:r>
      <w:r>
        <w:rPr>
          <w:rFonts w:ascii="宋体" w:hAnsi="宋体" w:hint="eastAsia"/>
          <w:szCs w:val="24"/>
        </w:rPr>
        <w:t>非</w:t>
      </w:r>
      <w:r>
        <w:rPr>
          <w:rFonts w:ascii="宋体" w:hAnsi="宋体"/>
          <w:szCs w:val="24"/>
        </w:rPr>
        <w:t>功能需求</w:t>
      </w:r>
      <w:r>
        <w:rPr>
          <w:rFonts w:ascii="宋体" w:hAnsi="宋体" w:hint="eastAsia"/>
          <w:szCs w:val="24"/>
        </w:rPr>
        <w:t>分析</w:t>
      </w:r>
      <w:r>
        <w:rPr>
          <w:rFonts w:ascii="宋体" w:hAnsi="宋体"/>
          <w:szCs w:val="24"/>
        </w:rPr>
        <w:t>、系统功能结构图四个方面</w:t>
      </w:r>
      <w:r>
        <w:rPr>
          <w:rFonts w:ascii="宋体" w:hAnsi="宋体" w:hint="eastAsia"/>
          <w:szCs w:val="24"/>
        </w:rPr>
        <w:t>。</w:t>
      </w:r>
      <w:r w:rsidRPr="002530E2">
        <w:t xml:space="preserve"> </w:t>
      </w:r>
    </w:p>
    <w:p w14:paraId="297CAEAA" w14:textId="77777777" w:rsidR="00454E11" w:rsidRPr="002530E2" w:rsidRDefault="00454E11" w:rsidP="002530E2">
      <w:pPr>
        <w:pStyle w:val="a1"/>
        <w:spacing w:line="360" w:lineRule="auto"/>
        <w:ind w:firstLine="480"/>
      </w:pPr>
    </w:p>
    <w:p w14:paraId="2A4259B5" w14:textId="02E51977" w:rsidR="008212E4" w:rsidRDefault="00F73CE2" w:rsidP="004E0E01">
      <w:pPr>
        <w:pStyle w:val="2"/>
      </w:pPr>
      <w:bookmarkStart w:id="230" w:name="_Toc451936659"/>
      <w:r>
        <w:rPr>
          <w:rFonts w:hint="eastAsia"/>
        </w:rPr>
        <w:lastRenderedPageBreak/>
        <w:t>业务</w:t>
      </w:r>
      <w:r w:rsidR="004E0E01">
        <w:rPr>
          <w:rFonts w:hint="eastAsia"/>
        </w:rPr>
        <w:t>需求</w:t>
      </w:r>
      <w:commentRangeStart w:id="231"/>
      <w:r w:rsidR="004E0E01">
        <w:rPr>
          <w:rFonts w:hint="eastAsia"/>
        </w:rPr>
        <w:t>梳理</w:t>
      </w:r>
      <w:bookmarkEnd w:id="230"/>
      <w:commentRangeEnd w:id="231"/>
      <w:r w:rsidR="00F97FA1">
        <w:rPr>
          <w:rStyle w:val="affb"/>
          <w:rFonts w:ascii="Times New Roman" w:eastAsia="宋体" w:hAnsi="Times New Roman"/>
          <w:b w:val="0"/>
        </w:rPr>
        <w:commentReference w:id="231"/>
      </w:r>
    </w:p>
    <w:p w14:paraId="2A0E92FE" w14:textId="6490FFF8" w:rsidR="00454E11" w:rsidDel="00F97FA1" w:rsidRDefault="00454E11" w:rsidP="00454E11">
      <w:pPr>
        <w:pStyle w:val="a1"/>
        <w:ind w:firstLine="480"/>
        <w:rPr>
          <w:del w:id="232" w:author="tianlong" w:date="2016-08-05T12:47:00Z"/>
        </w:rPr>
      </w:pPr>
      <w:del w:id="233" w:author="tianlong" w:date="2016-08-05T12:47:00Z">
        <w:r w:rsidRPr="00454E11" w:rsidDel="00F97FA1">
          <w:rPr>
            <w:rFonts w:hint="eastAsia"/>
            <w:highlight w:val="yellow"/>
          </w:rPr>
          <w:delText>业务</w:delText>
        </w:r>
        <w:r w:rsidRPr="00454E11" w:rsidDel="00F97FA1">
          <w:rPr>
            <w:highlight w:val="yellow"/>
          </w:rPr>
          <w:delText>需求</w:delText>
        </w:r>
        <w:r w:rsidRPr="00454E11" w:rsidDel="00F97FA1">
          <w:rPr>
            <w:rFonts w:hint="eastAsia"/>
            <w:highlight w:val="yellow"/>
          </w:rPr>
          <w:delText>表示组织</w:delText>
        </w:r>
        <w:r w:rsidRPr="00454E11" w:rsidDel="00F97FA1">
          <w:rPr>
            <w:highlight w:val="yellow"/>
          </w:rPr>
          <w:delText>或客户高层次的</w:delText>
        </w:r>
        <w:r w:rsidRPr="00454E11" w:rsidDel="00F97FA1">
          <w:rPr>
            <w:rFonts w:hint="eastAsia"/>
            <w:highlight w:val="yellow"/>
          </w:rPr>
          <w:delText>目标</w:delText>
        </w:r>
        <w:r w:rsidRPr="00454E11" w:rsidDel="00F97FA1">
          <w:rPr>
            <w:highlight w:val="yellow"/>
          </w:rPr>
          <w:delText>。</w:delText>
        </w:r>
        <w:r w:rsidRPr="00454E11" w:rsidDel="00F97FA1">
          <w:rPr>
            <w:rFonts w:hint="eastAsia"/>
            <w:highlight w:val="yellow"/>
          </w:rPr>
          <w:delText>业务</w:delText>
        </w:r>
        <w:r w:rsidRPr="00454E11" w:rsidDel="00F97FA1">
          <w:rPr>
            <w:highlight w:val="yellow"/>
          </w:rPr>
          <w:delText>需求描述了组织为什么要开发一个</w:delText>
        </w:r>
        <w:r w:rsidRPr="00454E11" w:rsidDel="00F97FA1">
          <w:rPr>
            <w:rFonts w:hint="eastAsia"/>
            <w:highlight w:val="yellow"/>
          </w:rPr>
          <w:delText>系统</w:delText>
        </w:r>
        <w:r w:rsidDel="00F97FA1">
          <w:rPr>
            <w:rFonts w:hint="eastAsia"/>
          </w:rPr>
          <w:delText>。</w:delText>
        </w:r>
        <w:r w:rsidRPr="00454E11" w:rsidDel="00F97FA1">
          <w:rPr>
            <w:highlight w:val="yellow"/>
          </w:rPr>
          <w:delText>参看</w:delText>
        </w:r>
        <w:r w:rsidRPr="00454E11" w:rsidDel="00F97FA1">
          <w:rPr>
            <w:rFonts w:hint="eastAsia"/>
            <w:highlight w:val="yellow"/>
          </w:rPr>
          <w:delText>附件《（排版稿）刘宽宏硕士学位论文</w:delText>
        </w:r>
        <w:r w:rsidRPr="00454E11" w:rsidDel="00F97FA1">
          <w:rPr>
            <w:rFonts w:hint="eastAsia"/>
            <w:highlight w:val="yellow"/>
          </w:rPr>
          <w:delText>1209</w:delText>
        </w:r>
        <w:r w:rsidRPr="00454E11" w:rsidDel="00F97FA1">
          <w:rPr>
            <w:highlight w:val="yellow"/>
          </w:rPr>
          <w:delText>》</w:delText>
        </w:r>
        <w:r w:rsidRPr="00292CC8" w:rsidDel="00F97FA1">
          <w:rPr>
            <w:rFonts w:hint="eastAsia"/>
            <w:highlight w:val="yellow"/>
          </w:rPr>
          <w:delText>描述</w:delText>
        </w:r>
        <w:r w:rsidRPr="00292CC8" w:rsidDel="00F97FA1">
          <w:rPr>
            <w:highlight w:val="yellow"/>
          </w:rPr>
          <w:delText>比较清晰。</w:delText>
        </w:r>
      </w:del>
    </w:p>
    <w:p w14:paraId="79459476" w14:textId="2FE68BC4" w:rsidR="009E4EE6" w:rsidDel="00F97FA1" w:rsidRDefault="00454E11" w:rsidP="009E4EE6">
      <w:pPr>
        <w:pStyle w:val="a1"/>
        <w:ind w:firstLine="480"/>
        <w:rPr>
          <w:ins w:id="234" w:author="go" w:date="2016-08-05T11:41:00Z"/>
          <w:del w:id="235" w:author="tianlong" w:date="2016-08-05T12:47:00Z"/>
        </w:rPr>
      </w:pPr>
      <w:del w:id="236" w:author="tianlong" w:date="2016-08-05T12:47:00Z">
        <w:r w:rsidRPr="00454E11" w:rsidDel="00F97FA1">
          <w:rPr>
            <w:rFonts w:hint="eastAsia"/>
            <w:highlight w:val="yellow"/>
          </w:rPr>
          <w:delText>功能</w:delText>
        </w:r>
        <w:r w:rsidRPr="00454E11" w:rsidDel="00F97FA1">
          <w:rPr>
            <w:highlight w:val="yellow"/>
          </w:rPr>
          <w:delText>需求</w:delText>
        </w:r>
        <w:r w:rsidRPr="00454E11" w:rsidDel="00F97FA1">
          <w:rPr>
            <w:rFonts w:hint="eastAsia"/>
            <w:highlight w:val="yellow"/>
          </w:rPr>
          <w:delText>描述</w:delText>
        </w:r>
        <w:r w:rsidRPr="00454E11" w:rsidDel="00F97FA1">
          <w:rPr>
            <w:highlight w:val="yellow"/>
          </w:rPr>
          <w:delText>开发人员</w:delText>
        </w:r>
        <w:r w:rsidRPr="00454E11" w:rsidDel="00F97FA1">
          <w:rPr>
            <w:rFonts w:hint="eastAsia"/>
            <w:highlight w:val="yellow"/>
          </w:rPr>
          <w:delText>需要</w:delText>
        </w:r>
        <w:r w:rsidRPr="00454E11" w:rsidDel="00F97FA1">
          <w:rPr>
            <w:highlight w:val="yellow"/>
          </w:rPr>
          <w:delText>实现什么</w:delText>
        </w:r>
      </w:del>
    </w:p>
    <w:p w14:paraId="248EB108" w14:textId="6654CDD9" w:rsidR="009E4EE6" w:rsidRPr="009E4EE6" w:rsidDel="00F97FA1" w:rsidRDefault="009E4EE6" w:rsidP="009E4EE6">
      <w:pPr>
        <w:pStyle w:val="a1"/>
        <w:ind w:firstLine="480"/>
        <w:rPr>
          <w:del w:id="237" w:author="tianlong" w:date="2016-08-05T12:47:00Z"/>
        </w:rPr>
      </w:pPr>
    </w:p>
    <w:commentRangeStart w:id="238"/>
    <w:p w14:paraId="202D2753" w14:textId="271016E4" w:rsidR="00230345" w:rsidRPr="00454E11" w:rsidRDefault="00230345" w:rsidP="00454E11">
      <w:pPr>
        <w:pStyle w:val="a1"/>
        <w:ind w:firstLine="480"/>
      </w:pPr>
      <w:r>
        <w:object w:dxaOrig="11383" w:dyaOrig="14706" w14:anchorId="762DA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85.2pt" o:ole="">
            <v:imagedata r:id="rId16" o:title=""/>
          </v:shape>
          <o:OLEObject Type="Embed" ProgID="Visio.Drawing.11" ShapeID="_x0000_i1025" DrawAspect="Content" ObjectID="_1531908334" r:id="rId17"/>
        </w:object>
      </w:r>
      <w:commentRangeEnd w:id="238"/>
      <w:r>
        <w:rPr>
          <w:rStyle w:val="affb"/>
        </w:rPr>
        <w:commentReference w:id="238"/>
      </w:r>
    </w:p>
    <w:p w14:paraId="7C612895" w14:textId="4EF7DA58" w:rsidR="00DF0C3C" w:rsidRPr="00FE27EC" w:rsidRDefault="00DF0C3C" w:rsidP="004E0E01">
      <w:pPr>
        <w:pStyle w:val="4"/>
        <w:numPr>
          <w:ilvl w:val="2"/>
          <w:numId w:val="1"/>
        </w:numPr>
        <w:rPr>
          <w:rFonts w:ascii="宋体" w:hAnsi="宋体"/>
          <w:strike/>
          <w:szCs w:val="24"/>
        </w:rPr>
      </w:pPr>
      <w:r w:rsidRPr="00FE27EC">
        <w:rPr>
          <w:rFonts w:ascii="宋体" w:hAnsi="宋体" w:hint="eastAsia"/>
          <w:strike/>
          <w:szCs w:val="24"/>
        </w:rPr>
        <w:lastRenderedPageBreak/>
        <w:t>建立通信连接</w:t>
      </w:r>
    </w:p>
    <w:p w14:paraId="15804B8C" w14:textId="688748FE" w:rsidR="00DF0C3C" w:rsidRDefault="00FE27EC" w:rsidP="00DF0C3C">
      <w:pPr>
        <w:rPr>
          <w:ins w:id="239" w:author="go" w:date="2016-08-05T11:52:00Z"/>
          <w:strike/>
        </w:rPr>
      </w:pPr>
      <w:r w:rsidRPr="00FE27EC">
        <w:rPr>
          <w:rFonts w:hint="eastAsia"/>
          <w:strike/>
        </w:rPr>
        <w:t>应该</w:t>
      </w:r>
      <w:r w:rsidRPr="00FE27EC">
        <w:rPr>
          <w:strike/>
        </w:rPr>
        <w:t>删除，不是业务需求，只是实现手段</w:t>
      </w:r>
    </w:p>
    <w:p w14:paraId="613B38F6" w14:textId="77777777" w:rsidR="00613A49" w:rsidRDefault="00613A49" w:rsidP="00DF0C3C">
      <w:pPr>
        <w:rPr>
          <w:ins w:id="240" w:author="go" w:date="2016-08-05T11:52:00Z"/>
          <w:strike/>
        </w:rPr>
      </w:pPr>
    </w:p>
    <w:p w14:paraId="380524B6" w14:textId="74A66EEF" w:rsidR="00613A49" w:rsidRDefault="00613A49" w:rsidP="00DF0C3C">
      <w:pPr>
        <w:rPr>
          <w:ins w:id="241" w:author="go" w:date="2016-08-05T11:52:00Z"/>
        </w:rPr>
      </w:pPr>
      <w:ins w:id="242" w:author="go" w:date="2016-08-05T11:52:00Z">
        <w:r>
          <w:t>建立连接</w:t>
        </w:r>
      </w:ins>
    </w:p>
    <w:p w14:paraId="2FFAC754" w14:textId="02C54565" w:rsidR="00613A49" w:rsidRPr="00613A49" w:rsidRDefault="00613A49" w:rsidP="00DF0C3C">
      <w:pPr>
        <w:rPr>
          <w:rPrChange w:id="243" w:author="go" w:date="2016-08-05T11:52:00Z">
            <w:rPr>
              <w:strike/>
            </w:rPr>
          </w:rPrChange>
        </w:rPr>
      </w:pPr>
      <w:ins w:id="244" w:author="go" w:date="2016-08-05T11:52:00Z">
        <w:r>
          <w:rPr>
            <w:rFonts w:hint="eastAsia"/>
          </w:rPr>
          <w:tab/>
        </w:r>
        <w:r>
          <w:rPr>
            <w:rFonts w:hint="eastAsia"/>
          </w:rPr>
          <w:t>启动</w:t>
        </w:r>
        <w:r>
          <w:rPr>
            <w:rFonts w:hint="eastAsia"/>
          </w:rPr>
          <w:t>Eclipse</w:t>
        </w:r>
        <w:r>
          <w:rPr>
            <w:rFonts w:hint="eastAsia"/>
          </w:rPr>
          <w:t>调试界面，建立</w:t>
        </w:r>
        <w:r>
          <w:rPr>
            <w:rFonts w:hint="eastAsia"/>
          </w:rPr>
          <w:t>Eclipse</w:t>
        </w:r>
        <w:r>
          <w:rPr>
            <w:rFonts w:hint="eastAsia"/>
          </w:rPr>
          <w:t>和</w:t>
        </w:r>
      </w:ins>
      <w:ins w:id="245" w:author="go" w:date="2016-08-05T11:53:00Z">
        <w:r>
          <w:rPr>
            <w:rFonts w:hint="eastAsia"/>
          </w:rPr>
          <w:t>调试器的连接。</w:t>
        </w:r>
      </w:ins>
    </w:p>
    <w:p w14:paraId="0FD107CE" w14:textId="38FB9FC8" w:rsidR="00DF0C3C" w:rsidRDefault="00DF0C3C" w:rsidP="004E0E01">
      <w:pPr>
        <w:pStyle w:val="4"/>
        <w:numPr>
          <w:ilvl w:val="2"/>
          <w:numId w:val="1"/>
        </w:numPr>
        <w:rPr>
          <w:rFonts w:ascii="宋体" w:hAnsi="宋体"/>
          <w:szCs w:val="24"/>
        </w:rPr>
      </w:pPr>
      <w:r>
        <w:rPr>
          <w:rFonts w:ascii="宋体" w:hAnsi="宋体" w:hint="eastAsia"/>
          <w:szCs w:val="24"/>
        </w:rPr>
        <w:t>设置断点</w:t>
      </w:r>
    </w:p>
    <w:p w14:paraId="282D90B4" w14:textId="2B5F9DC3" w:rsidR="00DF0C3C" w:rsidRDefault="00DF0C3C" w:rsidP="00DF0C3C">
      <w:r>
        <w:rPr>
          <w:rFonts w:hint="eastAsia"/>
        </w:rPr>
        <w:t>断点的添加、删除和断点事件判断</w:t>
      </w:r>
      <w:r w:rsidR="00FE27EC">
        <w:rPr>
          <w:rFonts w:hint="eastAsia"/>
        </w:rPr>
        <w:t>。</w:t>
      </w:r>
    </w:p>
    <w:p w14:paraId="0E340760" w14:textId="526E4EAB" w:rsidR="00FE27EC" w:rsidRDefault="00FE27EC" w:rsidP="00DF0C3C">
      <w:r>
        <w:rPr>
          <w:rFonts w:hint="eastAsia"/>
        </w:rPr>
        <w:t>是否</w:t>
      </w:r>
      <w:r>
        <w:t>可以进行</w:t>
      </w:r>
      <w:r>
        <w:rPr>
          <w:rFonts w:hint="eastAsia"/>
        </w:rPr>
        <w:t>描述，</w:t>
      </w:r>
      <w:r w:rsidR="0023576A">
        <w:rPr>
          <w:rFonts w:hint="eastAsia"/>
        </w:rPr>
        <w:t>最好</w:t>
      </w:r>
      <w:r>
        <w:t>添加流程图</w:t>
      </w:r>
      <w:r w:rsidR="0023576A">
        <w:rPr>
          <w:rFonts w:hint="eastAsia"/>
        </w:rPr>
        <w:t>？</w:t>
      </w:r>
    </w:p>
    <w:p w14:paraId="6CCCDD85" w14:textId="308334C9" w:rsidR="00A9544A" w:rsidRDefault="00A9544A" w:rsidP="00DF0C3C"/>
    <w:p w14:paraId="348CDC2F" w14:textId="77777777" w:rsidR="00A9544A" w:rsidRDefault="00A9544A" w:rsidP="00DF0C3C"/>
    <w:p w14:paraId="513A4CD1" w14:textId="7746811D" w:rsidR="00A9544A" w:rsidRDefault="00A9544A" w:rsidP="00A9544A">
      <w:pPr>
        <w:jc w:val="center"/>
      </w:pPr>
      <w:r>
        <w:rPr>
          <w:rFonts w:hint="eastAsia"/>
        </w:rPr>
        <w:t>图</w:t>
      </w:r>
      <w:r>
        <w:rPr>
          <w:rFonts w:hint="eastAsia"/>
        </w:rPr>
        <w:t>1</w:t>
      </w:r>
      <w:r>
        <w:rPr>
          <w:rFonts w:hint="eastAsia"/>
        </w:rPr>
        <w:t>添加</w:t>
      </w:r>
      <w:r>
        <w:t>断点事件</w:t>
      </w:r>
      <w:r>
        <w:rPr>
          <w:rFonts w:hint="eastAsia"/>
        </w:rPr>
        <w:t>业务流程图</w:t>
      </w:r>
    </w:p>
    <w:p w14:paraId="66D431C4" w14:textId="30D03E4B" w:rsidR="001A2AA5" w:rsidRDefault="001A2AA5" w:rsidP="00A9544A">
      <w:pPr>
        <w:jc w:val="center"/>
      </w:pPr>
    </w:p>
    <w:p w14:paraId="3FF2894E" w14:textId="19A195D7" w:rsidR="001A2AA5" w:rsidRDefault="001A2AA5" w:rsidP="00A9544A">
      <w:pPr>
        <w:jc w:val="center"/>
      </w:pPr>
    </w:p>
    <w:p w14:paraId="15580F1F" w14:textId="77777777" w:rsidR="001A2AA5" w:rsidRDefault="001A2AA5" w:rsidP="001A2AA5">
      <w:pPr>
        <w:jc w:val="center"/>
      </w:pPr>
      <w:r>
        <w:rPr>
          <w:rFonts w:hint="eastAsia"/>
        </w:rPr>
        <w:t>图</w:t>
      </w:r>
      <w:r>
        <w:rPr>
          <w:rFonts w:hint="eastAsia"/>
        </w:rPr>
        <w:t>2</w:t>
      </w:r>
      <w:r>
        <w:t>断点事件</w:t>
      </w:r>
      <w:r>
        <w:rPr>
          <w:rFonts w:hint="eastAsia"/>
        </w:rPr>
        <w:t>判断业务流程图</w:t>
      </w:r>
    </w:p>
    <w:p w14:paraId="66FE1C77" w14:textId="77777777" w:rsidR="001A2AA5" w:rsidRPr="001A2AA5" w:rsidRDefault="001A2AA5" w:rsidP="00A9544A">
      <w:pPr>
        <w:jc w:val="center"/>
      </w:pPr>
    </w:p>
    <w:p w14:paraId="488C132F" w14:textId="77777777" w:rsidR="00A9544A" w:rsidRPr="00A9544A" w:rsidRDefault="00A9544A" w:rsidP="00DF0C3C"/>
    <w:p w14:paraId="1128AA9E" w14:textId="7068B1BE" w:rsidR="00DF0C3C" w:rsidRDefault="00DF0C3C" w:rsidP="004E0E01">
      <w:pPr>
        <w:pStyle w:val="4"/>
        <w:numPr>
          <w:ilvl w:val="2"/>
          <w:numId w:val="1"/>
        </w:numPr>
        <w:rPr>
          <w:rFonts w:ascii="宋体" w:hAnsi="宋体"/>
          <w:szCs w:val="24"/>
        </w:rPr>
      </w:pPr>
      <w:r>
        <w:rPr>
          <w:rFonts w:ascii="宋体" w:hAnsi="宋体" w:hint="eastAsia"/>
          <w:szCs w:val="24"/>
        </w:rPr>
        <w:t>变量查看及修改</w:t>
      </w:r>
    </w:p>
    <w:p w14:paraId="7B77B97C" w14:textId="2DF5C147" w:rsidR="0023576A" w:rsidRPr="0023576A" w:rsidRDefault="0023576A" w:rsidP="0023576A">
      <w:r>
        <w:rPr>
          <w:rFonts w:hint="eastAsia"/>
        </w:rPr>
        <w:t>通</w:t>
      </w:r>
      <w:r>
        <w:rPr>
          <w:rFonts w:hint="eastAsia"/>
        </w:rPr>
        <w:t>4.2.2</w:t>
      </w:r>
    </w:p>
    <w:p w14:paraId="236CA010" w14:textId="42E4DBA4" w:rsidR="00DF0C3C" w:rsidRDefault="00DF0C3C" w:rsidP="004E0E01">
      <w:pPr>
        <w:pStyle w:val="4"/>
        <w:numPr>
          <w:ilvl w:val="2"/>
          <w:numId w:val="1"/>
        </w:numPr>
        <w:rPr>
          <w:rFonts w:ascii="宋体" w:hAnsi="宋体"/>
          <w:szCs w:val="24"/>
        </w:rPr>
      </w:pPr>
      <w:r>
        <w:rPr>
          <w:rFonts w:ascii="宋体" w:hAnsi="宋体" w:hint="eastAsia"/>
          <w:szCs w:val="24"/>
        </w:rPr>
        <w:t>单步运行</w:t>
      </w:r>
    </w:p>
    <w:p w14:paraId="60CAE7BC" w14:textId="404B5946" w:rsidR="0023576A" w:rsidRPr="0023576A" w:rsidRDefault="0023576A" w:rsidP="0023576A">
      <w:r>
        <w:rPr>
          <w:rFonts w:hint="eastAsia"/>
        </w:rPr>
        <w:t>同</w:t>
      </w:r>
      <w:r>
        <w:rPr>
          <w:rFonts w:hint="eastAsia"/>
        </w:rPr>
        <w:t>4.2.2</w:t>
      </w:r>
    </w:p>
    <w:p w14:paraId="59B5C846" w14:textId="6C53B16C" w:rsidR="00DF0C3C" w:rsidRDefault="00DF0C3C" w:rsidP="004E0E01">
      <w:pPr>
        <w:pStyle w:val="4"/>
        <w:numPr>
          <w:ilvl w:val="2"/>
          <w:numId w:val="1"/>
        </w:numPr>
        <w:rPr>
          <w:rFonts w:ascii="宋体" w:hAnsi="宋体"/>
          <w:szCs w:val="24"/>
        </w:rPr>
      </w:pPr>
      <w:r>
        <w:rPr>
          <w:rFonts w:ascii="宋体" w:hAnsi="宋体" w:hint="eastAsia"/>
          <w:szCs w:val="24"/>
        </w:rPr>
        <w:t>全速运行</w:t>
      </w:r>
    </w:p>
    <w:p w14:paraId="61CA5D57" w14:textId="6079E28A" w:rsidR="0023576A" w:rsidRPr="0023576A" w:rsidRDefault="0023576A" w:rsidP="0023576A">
      <w:r>
        <w:rPr>
          <w:rFonts w:hint="eastAsia"/>
        </w:rPr>
        <w:t>同</w:t>
      </w:r>
      <w:r>
        <w:rPr>
          <w:rFonts w:hint="eastAsia"/>
        </w:rPr>
        <w:t>4.2.2</w:t>
      </w:r>
    </w:p>
    <w:p w14:paraId="186832D7" w14:textId="235E6E46" w:rsidR="0026606A" w:rsidRDefault="00DF0C3C" w:rsidP="004E0E01">
      <w:pPr>
        <w:pStyle w:val="4"/>
        <w:numPr>
          <w:ilvl w:val="2"/>
          <w:numId w:val="1"/>
        </w:numPr>
      </w:pPr>
      <w:r>
        <w:rPr>
          <w:rFonts w:hint="eastAsia"/>
        </w:rPr>
        <w:t>调用栈查看</w:t>
      </w:r>
    </w:p>
    <w:p w14:paraId="054B71A6" w14:textId="3A3EC01A" w:rsidR="00A70399" w:rsidRDefault="00F87772" w:rsidP="00A70399">
      <w:r>
        <w:rPr>
          <w:rFonts w:hint="eastAsia"/>
        </w:rPr>
        <w:t>同</w:t>
      </w:r>
      <w:r>
        <w:rPr>
          <w:rFonts w:hint="eastAsia"/>
        </w:rPr>
        <w:t>4.2.2</w:t>
      </w:r>
    </w:p>
    <w:p w14:paraId="1123FF3B" w14:textId="77777777" w:rsidR="00A70399" w:rsidRPr="00A70399" w:rsidRDefault="00A70399" w:rsidP="00A70399"/>
    <w:p w14:paraId="26F07ECF" w14:textId="5031044E" w:rsidR="008334DB" w:rsidRDefault="003C654C" w:rsidP="004E0E01">
      <w:pPr>
        <w:pStyle w:val="4"/>
        <w:numPr>
          <w:ilvl w:val="2"/>
          <w:numId w:val="1"/>
        </w:numPr>
        <w:rPr>
          <w:rFonts w:ascii="宋体" w:hAnsi="宋体"/>
          <w:szCs w:val="24"/>
        </w:rPr>
      </w:pPr>
      <w:r>
        <w:rPr>
          <w:rFonts w:ascii="宋体" w:hAnsi="宋体" w:hint="eastAsia"/>
          <w:szCs w:val="24"/>
        </w:rPr>
        <w:t>单步</w:t>
      </w:r>
      <w:r>
        <w:rPr>
          <w:rFonts w:ascii="宋体" w:hAnsi="宋体"/>
          <w:szCs w:val="24"/>
        </w:rPr>
        <w:t>事件的添加、删除及步入、步出和步过事件判断</w:t>
      </w:r>
    </w:p>
    <w:p w14:paraId="037F1734" w14:textId="658274A3" w:rsidR="008334DB" w:rsidRPr="008334DB" w:rsidRDefault="00A9544A" w:rsidP="008334DB">
      <w:r>
        <w:rPr>
          <w:rFonts w:hint="eastAsia"/>
        </w:rPr>
        <w:t>同</w:t>
      </w:r>
      <w:r>
        <w:rPr>
          <w:rFonts w:hint="eastAsia"/>
        </w:rPr>
        <w:t>4.2.2</w:t>
      </w:r>
    </w:p>
    <w:p w14:paraId="76E2B559" w14:textId="5B4EBAE2" w:rsidR="0026606A" w:rsidRPr="00A472D8" w:rsidDel="00704725" w:rsidRDefault="00BE2CA9" w:rsidP="004E0E01">
      <w:pPr>
        <w:pStyle w:val="4"/>
        <w:numPr>
          <w:ilvl w:val="2"/>
          <w:numId w:val="1"/>
        </w:numPr>
        <w:rPr>
          <w:del w:id="246" w:author="tianlong" w:date="2016-08-05T12:47:00Z"/>
          <w:i/>
        </w:rPr>
      </w:pPr>
      <w:del w:id="247" w:author="tianlong" w:date="2016-08-05T12:47:00Z">
        <w:r w:rsidRPr="00A472D8" w:rsidDel="00704725">
          <w:rPr>
            <w:rFonts w:hint="eastAsia"/>
            <w:i/>
          </w:rPr>
          <w:lastRenderedPageBreak/>
          <w:delText>XXXX</w:delText>
        </w:r>
        <w:r w:rsidR="004E0E01" w:rsidRPr="00A472D8" w:rsidDel="00704725">
          <w:rPr>
            <w:rFonts w:hint="eastAsia"/>
            <w:i/>
          </w:rPr>
          <w:delText>业务描述</w:delText>
        </w:r>
      </w:del>
    </w:p>
    <w:p w14:paraId="28E700F3" w14:textId="4BC47B98" w:rsidR="00BE2CA9" w:rsidRPr="00A472D8" w:rsidDel="00704725" w:rsidRDefault="004E0E01" w:rsidP="00BE2CA9">
      <w:pPr>
        <w:ind w:firstLine="480"/>
        <w:rPr>
          <w:del w:id="248" w:author="tianlong" w:date="2016-08-05T12:47:00Z"/>
          <w:i/>
        </w:rPr>
      </w:pPr>
      <w:del w:id="249" w:author="tianlong" w:date="2016-08-05T12:47:00Z">
        <w:r w:rsidRPr="00A472D8" w:rsidDel="00704725">
          <w:rPr>
            <w:rFonts w:hint="eastAsia"/>
            <w:i/>
          </w:rPr>
          <w:delText xml:space="preserve"> </w:delText>
        </w:r>
        <w:r w:rsidRPr="00A472D8" w:rsidDel="00704725">
          <w:rPr>
            <w:rFonts w:hint="eastAsia"/>
            <w:i/>
          </w:rPr>
          <w:delText>由</w:delText>
        </w:r>
        <w:r w:rsidRPr="00A472D8" w:rsidDel="00704725">
          <w:rPr>
            <w:i/>
          </w:rPr>
          <w:delText>人员对</w:delText>
        </w:r>
        <w:r w:rsidR="00BE2CA9" w:rsidRPr="00A472D8" w:rsidDel="00704725">
          <w:rPr>
            <w:rFonts w:hint="eastAsia"/>
            <w:i/>
          </w:rPr>
          <w:delText>。。</w:delText>
        </w:r>
        <w:r w:rsidR="00BE2CA9" w:rsidRPr="00A472D8" w:rsidDel="00704725">
          <w:rPr>
            <w:i/>
          </w:rPr>
          <w:delText>。。。。。。。。。。。。。。。。。。。</w:delText>
        </w:r>
        <w:r w:rsidRPr="00A472D8" w:rsidDel="00704725">
          <w:rPr>
            <w:rFonts w:hint="eastAsia"/>
            <w:i/>
          </w:rPr>
          <w:delText>。</w:delText>
        </w:r>
        <w:r w:rsidR="00BE2CA9" w:rsidRPr="00A472D8" w:rsidDel="00704725">
          <w:rPr>
            <w:rFonts w:hint="eastAsia"/>
            <w:i/>
          </w:rPr>
          <w:delText>如图</w:delText>
        </w:r>
        <w:r w:rsidR="00BE2CA9" w:rsidRPr="00A472D8" w:rsidDel="00704725">
          <w:rPr>
            <w:i/>
          </w:rPr>
          <w:delText>2</w:delText>
        </w:r>
        <w:r w:rsidR="00BE2CA9" w:rsidRPr="00A472D8" w:rsidDel="00704725">
          <w:rPr>
            <w:rFonts w:hint="eastAsia"/>
            <w:i/>
          </w:rPr>
          <w:delText>所示</w:delText>
        </w:r>
      </w:del>
    </w:p>
    <w:p w14:paraId="4613E111" w14:textId="4BC64E8F" w:rsidR="0026606A" w:rsidRPr="00A472D8" w:rsidDel="00704725" w:rsidRDefault="0026606A" w:rsidP="00BE2CA9">
      <w:pPr>
        <w:spacing w:line="360" w:lineRule="auto"/>
        <w:ind w:firstLineChars="200" w:firstLine="480"/>
        <w:rPr>
          <w:del w:id="250" w:author="tianlong" w:date="2016-08-05T12:47:00Z"/>
          <w:i/>
        </w:rPr>
      </w:pPr>
    </w:p>
    <w:p w14:paraId="23E754A2" w14:textId="216906A0" w:rsidR="004E0E01" w:rsidRPr="00A472D8" w:rsidDel="00704725" w:rsidRDefault="004E0E01" w:rsidP="004E0E01">
      <w:pPr>
        <w:jc w:val="center"/>
        <w:rPr>
          <w:del w:id="251" w:author="tianlong" w:date="2016-08-05T12:47:00Z"/>
          <w:i/>
        </w:rPr>
      </w:pPr>
      <w:del w:id="252" w:author="tianlong" w:date="2016-08-05T12:47:00Z">
        <w:r w:rsidRPr="00A472D8" w:rsidDel="00704725">
          <w:rPr>
            <w:rFonts w:hint="eastAsia"/>
            <w:i/>
          </w:rPr>
          <w:delText>图</w:delText>
        </w:r>
        <w:r w:rsidR="00900529" w:rsidRPr="00A472D8" w:rsidDel="00704725">
          <w:rPr>
            <w:rFonts w:hint="eastAsia"/>
            <w:i/>
          </w:rPr>
          <w:delText>2</w:delText>
        </w:r>
        <w:r w:rsidRPr="00A472D8" w:rsidDel="00704725">
          <w:rPr>
            <w:rFonts w:hint="eastAsia"/>
            <w:i/>
          </w:rPr>
          <w:delText>：</w:delText>
        </w:r>
        <w:r w:rsidR="00BE2CA9" w:rsidRPr="00A472D8" w:rsidDel="00704725">
          <w:rPr>
            <w:rFonts w:hint="eastAsia"/>
            <w:i/>
          </w:rPr>
          <w:delText>XXX</w:delText>
        </w:r>
        <w:r w:rsidRPr="00A472D8" w:rsidDel="00704725">
          <w:rPr>
            <w:rFonts w:hint="eastAsia"/>
            <w:i/>
          </w:rPr>
          <w:delText>业务流程图</w:delText>
        </w:r>
      </w:del>
    </w:p>
    <w:p w14:paraId="77E0B65E" w14:textId="73355A7D" w:rsidR="0026606A" w:rsidRPr="00A472D8" w:rsidDel="00704725" w:rsidRDefault="002520ED" w:rsidP="004E0E01">
      <w:pPr>
        <w:pStyle w:val="4"/>
        <w:numPr>
          <w:ilvl w:val="2"/>
          <w:numId w:val="1"/>
        </w:numPr>
        <w:rPr>
          <w:del w:id="253" w:author="tianlong" w:date="2016-08-05T12:47:00Z"/>
          <w:i/>
        </w:rPr>
      </w:pPr>
      <w:del w:id="254" w:author="tianlong" w:date="2016-08-05T12:47:00Z">
        <w:r w:rsidRPr="00A472D8" w:rsidDel="00704725">
          <w:rPr>
            <w:rFonts w:hint="eastAsia"/>
            <w:i/>
          </w:rPr>
          <w:delText>XXXX</w:delText>
        </w:r>
        <w:r w:rsidR="004E0E01" w:rsidRPr="00A472D8" w:rsidDel="00704725">
          <w:rPr>
            <w:rFonts w:hint="eastAsia"/>
            <w:i/>
          </w:rPr>
          <w:delText>业务描述</w:delText>
        </w:r>
      </w:del>
    </w:p>
    <w:p w14:paraId="08858002" w14:textId="66729848" w:rsidR="00BE2CA9" w:rsidRPr="00A472D8" w:rsidDel="00704725" w:rsidRDefault="00BE2CA9" w:rsidP="00BE2CA9">
      <w:pPr>
        <w:rPr>
          <w:del w:id="255" w:author="tianlong" w:date="2016-08-05T12:47:00Z"/>
          <w:i/>
        </w:rPr>
      </w:pPr>
      <w:del w:id="256" w:author="tianlong" w:date="2016-08-05T12:47:00Z">
        <w:r w:rsidRPr="00A472D8" w:rsidDel="00704725">
          <w:rPr>
            <w:rFonts w:hint="eastAsia"/>
            <w:i/>
          </w:rPr>
          <w:delText>由</w:delText>
        </w:r>
        <w:r w:rsidRPr="00A472D8" w:rsidDel="00704725">
          <w:rPr>
            <w:i/>
          </w:rPr>
          <w:delText>人员对</w:delText>
        </w:r>
        <w:r w:rsidRPr="00A472D8" w:rsidDel="00704725">
          <w:rPr>
            <w:rFonts w:hint="eastAsia"/>
            <w:i/>
          </w:rPr>
          <w:delText>。。</w:delText>
        </w:r>
        <w:r w:rsidRPr="00A472D8" w:rsidDel="00704725">
          <w:rPr>
            <w:i/>
          </w:rPr>
          <w:delText>。。。。。。。。。。。。。。。。。。。</w:delText>
        </w:r>
        <w:r w:rsidRPr="00A472D8" w:rsidDel="00704725">
          <w:rPr>
            <w:rFonts w:hint="eastAsia"/>
            <w:i/>
          </w:rPr>
          <w:delText>。如图</w:delText>
        </w:r>
        <w:r w:rsidRPr="00A472D8" w:rsidDel="00704725">
          <w:rPr>
            <w:i/>
          </w:rPr>
          <w:delText>2</w:delText>
        </w:r>
        <w:r w:rsidRPr="00A472D8" w:rsidDel="00704725">
          <w:rPr>
            <w:rFonts w:hint="eastAsia"/>
            <w:i/>
          </w:rPr>
          <w:delText>所示</w:delText>
        </w:r>
      </w:del>
    </w:p>
    <w:p w14:paraId="048C7976" w14:textId="6B40085C" w:rsidR="00BE2CA9" w:rsidRPr="00A472D8" w:rsidDel="00704725" w:rsidRDefault="00BE2CA9" w:rsidP="00BE2CA9">
      <w:pPr>
        <w:jc w:val="center"/>
        <w:rPr>
          <w:del w:id="257" w:author="tianlong" w:date="2016-08-05T12:47:00Z"/>
          <w:i/>
        </w:rPr>
      </w:pPr>
      <w:del w:id="258" w:author="tianlong" w:date="2016-08-05T12:47:00Z">
        <w:r w:rsidRPr="00A472D8" w:rsidDel="00704725">
          <w:rPr>
            <w:i/>
            <w:noProof/>
          </w:rPr>
          <w:drawing>
            <wp:inline distT="0" distB="0" distL="0" distR="0" wp14:anchorId="2850372B" wp14:editId="6BD5514B">
              <wp:extent cx="4060190" cy="4162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190" cy="4162425"/>
                      </a:xfrm>
                      <a:prstGeom prst="rect">
                        <a:avLst/>
                      </a:prstGeom>
                      <a:noFill/>
                      <a:ln>
                        <a:noFill/>
                      </a:ln>
                    </pic:spPr>
                  </pic:pic>
                </a:graphicData>
              </a:graphic>
            </wp:inline>
          </w:drawing>
        </w:r>
      </w:del>
    </w:p>
    <w:p w14:paraId="1C1C6834" w14:textId="6D148A3E" w:rsidR="00BE2CA9" w:rsidRPr="00A472D8" w:rsidDel="00704725" w:rsidRDefault="00BE2CA9" w:rsidP="00BE2CA9">
      <w:pPr>
        <w:ind w:firstLineChars="100" w:firstLine="240"/>
        <w:jc w:val="center"/>
        <w:rPr>
          <w:del w:id="259" w:author="tianlong" w:date="2016-08-05T12:47:00Z"/>
          <w:i/>
        </w:rPr>
      </w:pPr>
      <w:del w:id="260" w:author="tianlong" w:date="2016-08-05T12:47:00Z">
        <w:r w:rsidRPr="00A472D8" w:rsidDel="00704725">
          <w:rPr>
            <w:rFonts w:hint="eastAsia"/>
            <w:i/>
          </w:rPr>
          <w:delText>图</w:delText>
        </w:r>
        <w:r w:rsidRPr="00A472D8" w:rsidDel="00704725">
          <w:rPr>
            <w:i/>
          </w:rPr>
          <w:delText>3</w:delText>
        </w:r>
        <w:r w:rsidRPr="00A472D8" w:rsidDel="00704725">
          <w:rPr>
            <w:rFonts w:hint="eastAsia"/>
            <w:i/>
          </w:rPr>
          <w:delText>：</w:delText>
        </w:r>
        <w:r w:rsidRPr="00A472D8" w:rsidDel="00704725">
          <w:rPr>
            <w:rFonts w:hint="eastAsia"/>
            <w:i/>
          </w:rPr>
          <w:delText>XXX</w:delText>
        </w:r>
        <w:r w:rsidRPr="00A472D8" w:rsidDel="00704725">
          <w:rPr>
            <w:rFonts w:hint="eastAsia"/>
            <w:i/>
          </w:rPr>
          <w:delText>业务流程图</w:delText>
        </w:r>
      </w:del>
    </w:p>
    <w:p w14:paraId="30F029EF" w14:textId="516A04C3" w:rsidR="00BE2CA9" w:rsidRPr="00A472D8" w:rsidDel="00704725" w:rsidRDefault="00BE2CA9" w:rsidP="00BE2CA9">
      <w:pPr>
        <w:rPr>
          <w:del w:id="261" w:author="tianlong" w:date="2016-08-05T12:47:00Z"/>
          <w:i/>
        </w:rPr>
      </w:pPr>
    </w:p>
    <w:p w14:paraId="0434DCDE" w14:textId="244AE65E" w:rsidR="002D51BD" w:rsidRDefault="004E0E01" w:rsidP="004E0E01">
      <w:pPr>
        <w:pStyle w:val="2"/>
      </w:pPr>
      <w:bookmarkStart w:id="262" w:name="_Toc451936660"/>
      <w:r>
        <w:rPr>
          <w:rFonts w:hint="eastAsia"/>
        </w:rPr>
        <w:t>功能</w:t>
      </w:r>
      <w:r w:rsidR="002D51BD" w:rsidRPr="00253A55">
        <w:rPr>
          <w:rFonts w:hint="eastAsia"/>
        </w:rPr>
        <w:t>需求</w:t>
      </w:r>
      <w:r w:rsidR="00BE2CA9">
        <w:rPr>
          <w:rFonts w:hint="eastAsia"/>
        </w:rPr>
        <w:t>分析</w:t>
      </w:r>
      <w:bookmarkEnd w:id="262"/>
    </w:p>
    <w:p w14:paraId="4ED2BECD" w14:textId="54D617CF" w:rsidR="007902D5" w:rsidRPr="0001206D" w:rsidDel="00515362" w:rsidRDefault="007902D5" w:rsidP="0001206D">
      <w:pPr>
        <w:pStyle w:val="4"/>
        <w:numPr>
          <w:ilvl w:val="2"/>
          <w:numId w:val="1"/>
        </w:numPr>
        <w:rPr>
          <w:del w:id="263" w:author="tianlong" w:date="2016-08-05T12:50:00Z"/>
          <w:rFonts w:ascii="宋体" w:hAnsi="宋体"/>
          <w:szCs w:val="24"/>
          <w:rPrChange w:id="264" w:author="tianlong" w:date="2016-08-05T13:00:00Z">
            <w:rPr>
              <w:del w:id="265" w:author="tianlong" w:date="2016-08-05T12:50:00Z"/>
            </w:rPr>
          </w:rPrChange>
        </w:rPr>
        <w:pPrChange w:id="266" w:author="tianlong" w:date="2016-08-05T13:00:00Z">
          <w:pPr>
            <w:pStyle w:val="a1"/>
            <w:spacing w:line="360" w:lineRule="auto"/>
            <w:ind w:firstLine="480"/>
          </w:pPr>
        </w:pPrChange>
      </w:pPr>
      <w:del w:id="267" w:author="tianlong" w:date="2016-08-05T12:50:00Z">
        <w:r w:rsidRPr="0001206D" w:rsidDel="00515362">
          <w:rPr>
            <w:rFonts w:ascii="宋体" w:hAnsi="宋体" w:hint="eastAsia"/>
            <w:szCs w:val="24"/>
            <w:rPrChange w:id="268" w:author="tianlong" w:date="2016-08-05T13:00:00Z">
              <w:rPr>
                <w:rFonts w:hint="eastAsia"/>
                <w:highlight w:val="yellow"/>
              </w:rPr>
            </w:rPrChange>
          </w:rPr>
          <w:delText>业务</w:delText>
        </w:r>
        <w:r w:rsidRPr="0001206D" w:rsidDel="00515362">
          <w:rPr>
            <w:rFonts w:ascii="宋体" w:hAnsi="宋体"/>
            <w:szCs w:val="24"/>
            <w:rPrChange w:id="269" w:author="tianlong" w:date="2016-08-05T13:00:00Z">
              <w:rPr>
                <w:highlight w:val="yellow"/>
              </w:rPr>
            </w:rPrChange>
          </w:rPr>
          <w:delText>需求如何导出功能需求？</w:delText>
        </w:r>
      </w:del>
    </w:p>
    <w:p w14:paraId="3C6907FE" w14:textId="744A2EB3" w:rsidR="00454E11" w:rsidRPr="0001206D" w:rsidDel="00515362" w:rsidRDefault="007902D5" w:rsidP="0001206D">
      <w:pPr>
        <w:pStyle w:val="4"/>
        <w:numPr>
          <w:ilvl w:val="2"/>
          <w:numId w:val="1"/>
        </w:numPr>
        <w:rPr>
          <w:del w:id="270" w:author="tianlong" w:date="2016-08-05T12:50:00Z"/>
          <w:rFonts w:ascii="宋体" w:hAnsi="宋体"/>
          <w:szCs w:val="24"/>
          <w:rPrChange w:id="271" w:author="tianlong" w:date="2016-08-05T13:00:00Z">
            <w:rPr>
              <w:del w:id="272" w:author="tianlong" w:date="2016-08-05T12:50:00Z"/>
            </w:rPr>
          </w:rPrChange>
        </w:rPr>
        <w:pPrChange w:id="273" w:author="tianlong" w:date="2016-08-05T13:00:00Z">
          <w:pPr>
            <w:pStyle w:val="a1"/>
            <w:spacing w:line="360" w:lineRule="auto"/>
            <w:ind w:firstLine="480"/>
          </w:pPr>
        </w:pPrChange>
      </w:pPr>
      <w:del w:id="274" w:author="tianlong" w:date="2016-08-05T12:50:00Z">
        <w:r w:rsidRPr="0001206D" w:rsidDel="00515362">
          <w:rPr>
            <w:rFonts w:ascii="宋体" w:hAnsi="宋体" w:hint="eastAsia"/>
            <w:szCs w:val="24"/>
            <w:rPrChange w:id="275" w:author="tianlong" w:date="2016-08-05T13:00:00Z">
              <w:rPr>
                <w:rFonts w:hint="eastAsia"/>
              </w:rPr>
            </w:rPrChange>
          </w:rPr>
          <w:delText>设置</w:delText>
        </w:r>
        <w:r w:rsidRPr="0001206D" w:rsidDel="00515362">
          <w:rPr>
            <w:rFonts w:ascii="宋体" w:hAnsi="宋体"/>
            <w:szCs w:val="24"/>
            <w:rPrChange w:id="276" w:author="tianlong" w:date="2016-08-05T13:00:00Z">
              <w:rPr/>
            </w:rPrChange>
          </w:rPr>
          <w:delText>断点、变量查看及修改、</w:delText>
        </w:r>
        <w:r w:rsidRPr="0001206D" w:rsidDel="00515362">
          <w:rPr>
            <w:rFonts w:ascii="宋体" w:hAnsi="宋体" w:hint="eastAsia"/>
            <w:szCs w:val="24"/>
            <w:rPrChange w:id="277" w:author="tianlong" w:date="2016-08-05T13:00:00Z">
              <w:rPr>
                <w:rFonts w:hint="eastAsia"/>
              </w:rPr>
            </w:rPrChange>
          </w:rPr>
          <w:delText>单步</w:delText>
        </w:r>
        <w:r w:rsidRPr="0001206D" w:rsidDel="00515362">
          <w:rPr>
            <w:rFonts w:ascii="宋体" w:hAnsi="宋体"/>
            <w:szCs w:val="24"/>
            <w:rPrChange w:id="278" w:author="tianlong" w:date="2016-08-05T13:00:00Z">
              <w:rPr/>
            </w:rPrChange>
          </w:rPr>
          <w:delText>运行、全速</w:delText>
        </w:r>
        <w:r w:rsidRPr="0001206D" w:rsidDel="00515362">
          <w:rPr>
            <w:rFonts w:ascii="宋体" w:hAnsi="宋体" w:hint="eastAsia"/>
            <w:szCs w:val="24"/>
            <w:rPrChange w:id="279" w:author="tianlong" w:date="2016-08-05T13:00:00Z">
              <w:rPr>
                <w:rFonts w:hint="eastAsia"/>
              </w:rPr>
            </w:rPrChange>
          </w:rPr>
          <w:delText>运行</w:delText>
        </w:r>
        <w:r w:rsidRPr="0001206D" w:rsidDel="00515362">
          <w:rPr>
            <w:rFonts w:ascii="宋体" w:hAnsi="宋体"/>
            <w:szCs w:val="24"/>
            <w:rPrChange w:id="280" w:author="tianlong" w:date="2016-08-05T13:00:00Z">
              <w:rPr/>
            </w:rPrChange>
          </w:rPr>
          <w:delText>、调用栈查看如何导出</w:delText>
        </w:r>
        <w:r w:rsidR="00186FA4" w:rsidRPr="0001206D" w:rsidDel="00515362">
          <w:rPr>
            <w:rFonts w:ascii="宋体" w:hAnsi="宋体" w:hint="eastAsia"/>
            <w:szCs w:val="24"/>
            <w:rPrChange w:id="281" w:author="tianlong" w:date="2016-08-05T13:00:00Z">
              <w:rPr>
                <w:rFonts w:hint="eastAsia"/>
              </w:rPr>
            </w:rPrChange>
          </w:rPr>
          <w:delText>与</w:delText>
        </w:r>
        <w:r w:rsidRPr="0001206D" w:rsidDel="00515362">
          <w:rPr>
            <w:rFonts w:ascii="宋体" w:hAnsi="宋体" w:hint="eastAsia"/>
            <w:szCs w:val="24"/>
            <w:rPrChange w:id="282" w:author="tianlong" w:date="2016-08-05T13:00:00Z">
              <w:rPr>
                <w:rFonts w:hint="eastAsia"/>
              </w:rPr>
            </w:rPrChange>
          </w:rPr>
          <w:delText>调试器</w:delText>
        </w:r>
        <w:r w:rsidRPr="0001206D" w:rsidDel="00515362">
          <w:rPr>
            <w:rFonts w:ascii="宋体" w:hAnsi="宋体"/>
            <w:szCs w:val="24"/>
            <w:rPrChange w:id="283" w:author="tianlong" w:date="2016-08-05T13:00:00Z">
              <w:rPr/>
            </w:rPrChange>
          </w:rPr>
          <w:delText>、调试代理、</w:delText>
        </w:r>
        <w:r w:rsidRPr="0001206D" w:rsidDel="00515362">
          <w:rPr>
            <w:rFonts w:ascii="宋体" w:hAnsi="宋体" w:hint="eastAsia"/>
            <w:szCs w:val="24"/>
            <w:rPrChange w:id="284" w:author="tianlong" w:date="2016-08-05T13:00:00Z">
              <w:rPr>
                <w:rFonts w:hint="eastAsia"/>
              </w:rPr>
            </w:rPrChange>
          </w:rPr>
          <w:delText>J</w:delText>
        </w:r>
        <w:r w:rsidRPr="0001206D" w:rsidDel="00515362">
          <w:rPr>
            <w:rFonts w:ascii="宋体" w:hAnsi="宋体"/>
            <w:szCs w:val="24"/>
            <w:rPrChange w:id="285" w:author="tianlong" w:date="2016-08-05T13:00:00Z">
              <w:rPr/>
            </w:rPrChange>
          </w:rPr>
          <w:delText>avaCard</w:delText>
        </w:r>
        <w:r w:rsidRPr="0001206D" w:rsidDel="00515362">
          <w:rPr>
            <w:rFonts w:ascii="宋体" w:hAnsi="宋体" w:hint="eastAsia"/>
            <w:szCs w:val="24"/>
            <w:rPrChange w:id="286" w:author="tianlong" w:date="2016-08-05T13:00:00Z">
              <w:rPr>
                <w:rFonts w:hint="eastAsia"/>
              </w:rPr>
            </w:rPrChange>
          </w:rPr>
          <w:delText>、</w:delText>
        </w:r>
        <w:r w:rsidRPr="0001206D" w:rsidDel="00515362">
          <w:rPr>
            <w:rFonts w:ascii="宋体" w:hAnsi="宋体"/>
            <w:szCs w:val="24"/>
            <w:rPrChange w:id="287" w:author="tianlong" w:date="2016-08-05T13:00:00Z">
              <w:rPr/>
            </w:rPrChange>
          </w:rPr>
          <w:delText>主机之间的关系</w:delText>
        </w:r>
        <w:r w:rsidR="00186FA4" w:rsidRPr="0001206D" w:rsidDel="00515362">
          <w:rPr>
            <w:rFonts w:ascii="宋体" w:hAnsi="宋体" w:hint="eastAsia"/>
            <w:szCs w:val="24"/>
            <w:rPrChange w:id="288" w:author="tianlong" w:date="2016-08-05T13:00:00Z">
              <w:rPr>
                <w:rFonts w:hint="eastAsia"/>
              </w:rPr>
            </w:rPrChange>
          </w:rPr>
          <w:delText>？</w:delText>
        </w:r>
        <w:r w:rsidR="006B2AEA" w:rsidRPr="0001206D" w:rsidDel="00515362">
          <w:rPr>
            <w:rFonts w:ascii="宋体" w:hAnsi="宋体" w:hint="eastAsia"/>
            <w:szCs w:val="24"/>
            <w:rPrChange w:id="289" w:author="tianlong" w:date="2016-08-05T13:00:00Z">
              <w:rPr>
                <w:rFonts w:hint="eastAsia"/>
              </w:rPr>
            </w:rPrChange>
          </w:rPr>
          <w:delText>从</w:delText>
        </w:r>
        <w:r w:rsidR="006B2AEA" w:rsidRPr="0001206D" w:rsidDel="00515362">
          <w:rPr>
            <w:rFonts w:ascii="宋体" w:hAnsi="宋体"/>
            <w:szCs w:val="24"/>
            <w:rPrChange w:id="290" w:author="tianlong" w:date="2016-08-05T13:00:00Z">
              <w:rPr/>
            </w:rPrChange>
          </w:rPr>
          <w:delText>时序图能够</w:delText>
        </w:r>
        <w:r w:rsidR="006B2AEA" w:rsidRPr="0001206D" w:rsidDel="00515362">
          <w:rPr>
            <w:rFonts w:ascii="宋体" w:hAnsi="宋体" w:hint="eastAsia"/>
            <w:szCs w:val="24"/>
            <w:rPrChange w:id="291" w:author="tianlong" w:date="2016-08-05T13:00:00Z">
              <w:rPr>
                <w:rFonts w:hint="eastAsia"/>
              </w:rPr>
            </w:rPrChange>
          </w:rPr>
          <w:delText>清楚</w:delText>
        </w:r>
        <w:r w:rsidR="006B2AEA" w:rsidRPr="0001206D" w:rsidDel="00515362">
          <w:rPr>
            <w:rFonts w:ascii="宋体" w:hAnsi="宋体"/>
            <w:szCs w:val="24"/>
            <w:rPrChange w:id="292" w:author="tianlong" w:date="2016-08-05T13:00:00Z">
              <w:rPr/>
            </w:rPrChange>
          </w:rPr>
          <w:delText>表述</w:delText>
        </w:r>
      </w:del>
    </w:p>
    <w:p w14:paraId="1A1E7CF5" w14:textId="7FB408D0" w:rsidR="00454E11" w:rsidRPr="0001206D" w:rsidDel="00515362" w:rsidRDefault="00186FA4" w:rsidP="0001206D">
      <w:pPr>
        <w:pStyle w:val="4"/>
        <w:numPr>
          <w:ilvl w:val="2"/>
          <w:numId w:val="1"/>
        </w:numPr>
        <w:rPr>
          <w:del w:id="293" w:author="tianlong" w:date="2016-08-05T12:50:00Z"/>
          <w:rFonts w:ascii="宋体" w:hAnsi="宋体"/>
          <w:szCs w:val="24"/>
          <w:rPrChange w:id="294" w:author="tianlong" w:date="2016-08-05T13:00:00Z">
            <w:rPr>
              <w:del w:id="295" w:author="tianlong" w:date="2016-08-05T12:50:00Z"/>
            </w:rPr>
          </w:rPrChange>
        </w:rPr>
        <w:pPrChange w:id="296" w:author="tianlong" w:date="2016-08-05T13:00:00Z">
          <w:pPr>
            <w:pStyle w:val="a1"/>
            <w:spacing w:line="360" w:lineRule="auto"/>
            <w:ind w:firstLine="480"/>
          </w:pPr>
        </w:pPrChange>
      </w:pPr>
      <w:del w:id="297" w:author="tianlong" w:date="2016-08-05T12:50:00Z">
        <w:r w:rsidRPr="0001206D" w:rsidDel="00515362">
          <w:rPr>
            <w:rFonts w:ascii="宋体" w:hAnsi="宋体"/>
            <w:szCs w:val="24"/>
            <w:rPrChange w:id="298" w:author="tianlong" w:date="2016-08-05T13:00:00Z">
              <w:rPr/>
            </w:rPrChange>
          </w:rPr>
          <w:delText>又</w:delText>
        </w:r>
        <w:r w:rsidRPr="0001206D" w:rsidDel="00515362">
          <w:rPr>
            <w:rFonts w:ascii="宋体" w:hAnsi="宋体" w:hint="eastAsia"/>
            <w:szCs w:val="24"/>
            <w:rPrChange w:id="299" w:author="tianlong" w:date="2016-08-05T13:00:00Z">
              <w:rPr>
                <w:rFonts w:hint="eastAsia"/>
              </w:rPr>
            </w:rPrChange>
          </w:rPr>
          <w:delText>如何分析出</w:delText>
        </w:r>
        <w:r w:rsidRPr="0001206D" w:rsidDel="00515362">
          <w:rPr>
            <w:rFonts w:ascii="宋体" w:hAnsi="宋体"/>
            <w:szCs w:val="24"/>
            <w:rPrChange w:id="300" w:author="tianlong" w:date="2016-08-05T13:00:00Z">
              <w:rPr/>
            </w:rPrChange>
          </w:rPr>
          <w:delText>调试代理</w:delText>
        </w:r>
        <w:r w:rsidRPr="0001206D" w:rsidDel="00515362">
          <w:rPr>
            <w:rFonts w:ascii="宋体" w:hAnsi="宋体" w:hint="eastAsia"/>
            <w:szCs w:val="24"/>
            <w:rPrChange w:id="301" w:author="tianlong" w:date="2016-08-05T13:00:00Z">
              <w:rPr>
                <w:rFonts w:hint="eastAsia"/>
              </w:rPr>
            </w:rPrChange>
          </w:rPr>
          <w:delText>下要实现</w:delText>
        </w:r>
        <w:r w:rsidRPr="0001206D" w:rsidDel="00515362">
          <w:rPr>
            <w:rFonts w:ascii="宋体" w:hAnsi="宋体"/>
            <w:szCs w:val="24"/>
            <w:rPrChange w:id="302" w:author="tianlong" w:date="2016-08-05T13:00:00Z">
              <w:rPr/>
            </w:rPrChange>
          </w:rPr>
          <w:delText>的</w:delText>
        </w:r>
        <w:r w:rsidRPr="0001206D" w:rsidDel="00515362">
          <w:rPr>
            <w:rFonts w:ascii="宋体" w:hAnsi="宋体" w:hint="eastAsia"/>
            <w:szCs w:val="24"/>
            <w:rPrChange w:id="303" w:author="tianlong" w:date="2016-08-05T13:00:00Z">
              <w:rPr>
                <w:rFonts w:hint="eastAsia"/>
              </w:rPr>
            </w:rPrChange>
          </w:rPr>
          <w:delText>5</w:delText>
        </w:r>
        <w:r w:rsidRPr="0001206D" w:rsidDel="00515362">
          <w:rPr>
            <w:rFonts w:ascii="宋体" w:hAnsi="宋体" w:hint="eastAsia"/>
            <w:szCs w:val="24"/>
            <w:rPrChange w:id="304" w:author="tianlong" w:date="2016-08-05T13:00:00Z">
              <w:rPr>
                <w:rFonts w:hint="eastAsia"/>
              </w:rPr>
            </w:rPrChange>
          </w:rPr>
          <w:delText>大</w:delText>
        </w:r>
        <w:r w:rsidRPr="0001206D" w:rsidDel="00515362">
          <w:rPr>
            <w:rFonts w:ascii="宋体" w:hAnsi="宋体"/>
            <w:szCs w:val="24"/>
            <w:rPrChange w:id="305" w:author="tianlong" w:date="2016-08-05T13:00:00Z">
              <w:rPr/>
            </w:rPrChange>
          </w:rPr>
          <w:delText>功能</w:delText>
        </w:r>
        <w:r w:rsidRPr="0001206D" w:rsidDel="00515362">
          <w:rPr>
            <w:rFonts w:ascii="宋体" w:hAnsi="宋体" w:hint="eastAsia"/>
            <w:szCs w:val="24"/>
            <w:rPrChange w:id="306" w:author="tianlong" w:date="2016-08-05T13:00:00Z">
              <w:rPr>
                <w:rFonts w:hint="eastAsia"/>
              </w:rPr>
            </w:rPrChange>
          </w:rPr>
          <w:delText>，</w:delText>
        </w:r>
      </w:del>
    </w:p>
    <w:p w14:paraId="1F8173E9" w14:textId="3CEC6273" w:rsidR="00454E11" w:rsidRPr="0001206D" w:rsidDel="00515362" w:rsidRDefault="00454E11" w:rsidP="0001206D">
      <w:pPr>
        <w:pStyle w:val="4"/>
        <w:numPr>
          <w:ilvl w:val="2"/>
          <w:numId w:val="1"/>
        </w:numPr>
        <w:rPr>
          <w:del w:id="307" w:author="tianlong" w:date="2016-08-05T12:50:00Z"/>
          <w:rFonts w:ascii="宋体" w:hAnsi="宋体"/>
          <w:szCs w:val="24"/>
          <w:rPrChange w:id="308" w:author="tianlong" w:date="2016-08-05T13:00:00Z">
            <w:rPr>
              <w:del w:id="309" w:author="tianlong" w:date="2016-08-05T12:50:00Z"/>
            </w:rPr>
          </w:rPrChange>
        </w:rPr>
        <w:pPrChange w:id="310" w:author="tianlong" w:date="2016-08-05T13:00:00Z">
          <w:pPr>
            <w:pStyle w:val="a1"/>
            <w:spacing w:line="360" w:lineRule="auto"/>
            <w:ind w:firstLine="480"/>
          </w:pPr>
        </w:pPrChange>
      </w:pPr>
      <w:del w:id="311" w:author="tianlong" w:date="2016-08-05T12:50:00Z">
        <w:r w:rsidRPr="0001206D" w:rsidDel="00515362">
          <w:rPr>
            <w:rFonts w:ascii="宋体" w:hAnsi="宋体"/>
            <w:szCs w:val="24"/>
            <w:rPrChange w:id="312" w:author="tianlong" w:date="2016-08-05T13:00:00Z">
              <w:rPr/>
            </w:rPrChange>
          </w:rPr>
          <w:tab/>
        </w:r>
        <w:r w:rsidRPr="0001206D" w:rsidDel="00515362">
          <w:rPr>
            <w:rFonts w:ascii="宋体" w:hAnsi="宋体" w:hint="eastAsia"/>
            <w:szCs w:val="24"/>
            <w:rPrChange w:id="313" w:author="tianlong" w:date="2016-08-05T13:00:00Z">
              <w:rPr>
                <w:rFonts w:hint="eastAsia"/>
              </w:rPr>
            </w:rPrChange>
          </w:rPr>
          <w:delText>调试器</w:delText>
        </w:r>
        <w:r w:rsidRPr="0001206D" w:rsidDel="00515362">
          <w:rPr>
            <w:rFonts w:ascii="宋体" w:hAnsi="宋体"/>
            <w:szCs w:val="24"/>
            <w:rPrChange w:id="314" w:author="tianlong" w:date="2016-08-05T13:00:00Z">
              <w:rPr/>
            </w:rPrChange>
          </w:rPr>
          <w:delText>监听</w:delText>
        </w:r>
      </w:del>
    </w:p>
    <w:p w14:paraId="57CC504F" w14:textId="1CB97EA7" w:rsidR="00454E11" w:rsidRPr="0001206D" w:rsidDel="00515362" w:rsidRDefault="00454E11" w:rsidP="0001206D">
      <w:pPr>
        <w:pStyle w:val="4"/>
        <w:numPr>
          <w:ilvl w:val="2"/>
          <w:numId w:val="1"/>
        </w:numPr>
        <w:rPr>
          <w:del w:id="315" w:author="tianlong" w:date="2016-08-05T12:50:00Z"/>
          <w:rFonts w:ascii="宋体" w:hAnsi="宋体"/>
          <w:szCs w:val="24"/>
          <w:rPrChange w:id="316" w:author="tianlong" w:date="2016-08-05T13:00:00Z">
            <w:rPr>
              <w:del w:id="317" w:author="tianlong" w:date="2016-08-05T12:50:00Z"/>
            </w:rPr>
          </w:rPrChange>
        </w:rPr>
        <w:pPrChange w:id="318" w:author="tianlong" w:date="2016-08-05T13:00:00Z">
          <w:pPr>
            <w:pStyle w:val="a1"/>
            <w:spacing w:line="360" w:lineRule="auto"/>
            <w:ind w:firstLine="480"/>
          </w:pPr>
        </w:pPrChange>
      </w:pPr>
      <w:del w:id="319" w:author="tianlong" w:date="2016-08-05T12:50:00Z">
        <w:r w:rsidRPr="0001206D" w:rsidDel="00515362">
          <w:rPr>
            <w:rFonts w:ascii="宋体" w:hAnsi="宋体"/>
            <w:szCs w:val="24"/>
            <w:rPrChange w:id="320" w:author="tianlong" w:date="2016-08-05T13:00:00Z">
              <w:rPr/>
            </w:rPrChange>
          </w:rPr>
          <w:tab/>
          <w:delText>VM</w:delText>
        </w:r>
        <w:r w:rsidRPr="0001206D" w:rsidDel="00515362">
          <w:rPr>
            <w:rFonts w:ascii="宋体" w:hAnsi="宋体" w:hint="eastAsia"/>
            <w:szCs w:val="24"/>
            <w:rPrChange w:id="321" w:author="tianlong" w:date="2016-08-05T13:00:00Z">
              <w:rPr>
                <w:rFonts w:hint="eastAsia"/>
              </w:rPr>
            </w:rPrChange>
          </w:rPr>
          <w:delText>监听</w:delText>
        </w:r>
      </w:del>
    </w:p>
    <w:p w14:paraId="2C650A5C" w14:textId="447A134F" w:rsidR="00454E11" w:rsidRPr="0001206D" w:rsidDel="00515362" w:rsidRDefault="00454E11" w:rsidP="0001206D">
      <w:pPr>
        <w:pStyle w:val="4"/>
        <w:numPr>
          <w:ilvl w:val="2"/>
          <w:numId w:val="1"/>
        </w:numPr>
        <w:rPr>
          <w:del w:id="322" w:author="tianlong" w:date="2016-08-05T12:50:00Z"/>
          <w:rFonts w:ascii="宋体" w:hAnsi="宋体"/>
          <w:szCs w:val="24"/>
          <w:rPrChange w:id="323" w:author="tianlong" w:date="2016-08-05T13:00:00Z">
            <w:rPr>
              <w:del w:id="324" w:author="tianlong" w:date="2016-08-05T12:50:00Z"/>
            </w:rPr>
          </w:rPrChange>
        </w:rPr>
        <w:pPrChange w:id="325" w:author="tianlong" w:date="2016-08-05T13:00:00Z">
          <w:pPr>
            <w:pStyle w:val="a1"/>
            <w:spacing w:line="360" w:lineRule="auto"/>
            <w:ind w:firstLine="480"/>
          </w:pPr>
        </w:pPrChange>
      </w:pPr>
      <w:del w:id="326" w:author="tianlong" w:date="2016-08-05T12:50:00Z">
        <w:r w:rsidRPr="0001206D" w:rsidDel="00515362">
          <w:rPr>
            <w:rFonts w:ascii="宋体" w:hAnsi="宋体"/>
            <w:szCs w:val="24"/>
            <w:rPrChange w:id="327" w:author="tianlong" w:date="2016-08-05T13:00:00Z">
              <w:rPr/>
            </w:rPrChange>
          </w:rPr>
          <w:tab/>
        </w:r>
        <w:r w:rsidRPr="0001206D" w:rsidDel="00515362">
          <w:rPr>
            <w:rFonts w:ascii="宋体" w:hAnsi="宋体" w:hint="eastAsia"/>
            <w:szCs w:val="24"/>
            <w:rPrChange w:id="328" w:author="tianlong" w:date="2016-08-05T13:00:00Z">
              <w:rPr>
                <w:rFonts w:hint="eastAsia"/>
              </w:rPr>
            </w:rPrChange>
          </w:rPr>
          <w:delText>调试</w:delText>
        </w:r>
        <w:r w:rsidRPr="0001206D" w:rsidDel="00515362">
          <w:rPr>
            <w:rFonts w:ascii="宋体" w:hAnsi="宋体"/>
            <w:szCs w:val="24"/>
            <w:rPrChange w:id="329" w:author="tianlong" w:date="2016-08-05T13:00:00Z">
              <w:rPr/>
            </w:rPrChange>
          </w:rPr>
          <w:delText>信息管理</w:delText>
        </w:r>
      </w:del>
    </w:p>
    <w:p w14:paraId="3D245311" w14:textId="5CAADB16" w:rsidR="00454E11" w:rsidRPr="0001206D" w:rsidDel="00515362" w:rsidRDefault="00454E11" w:rsidP="0001206D">
      <w:pPr>
        <w:pStyle w:val="4"/>
        <w:numPr>
          <w:ilvl w:val="2"/>
          <w:numId w:val="1"/>
        </w:numPr>
        <w:rPr>
          <w:del w:id="330" w:author="tianlong" w:date="2016-08-05T12:50:00Z"/>
          <w:rFonts w:ascii="宋体" w:hAnsi="宋体"/>
          <w:szCs w:val="24"/>
          <w:rPrChange w:id="331" w:author="tianlong" w:date="2016-08-05T13:00:00Z">
            <w:rPr>
              <w:del w:id="332" w:author="tianlong" w:date="2016-08-05T12:50:00Z"/>
            </w:rPr>
          </w:rPrChange>
        </w:rPr>
        <w:pPrChange w:id="333" w:author="tianlong" w:date="2016-08-05T13:00:00Z">
          <w:pPr>
            <w:pStyle w:val="a1"/>
            <w:spacing w:line="360" w:lineRule="auto"/>
            <w:ind w:firstLine="480"/>
          </w:pPr>
        </w:pPrChange>
      </w:pPr>
      <w:del w:id="334" w:author="tianlong" w:date="2016-08-05T12:50:00Z">
        <w:r w:rsidRPr="0001206D" w:rsidDel="00515362">
          <w:rPr>
            <w:rFonts w:ascii="宋体" w:hAnsi="宋体"/>
            <w:szCs w:val="24"/>
            <w:rPrChange w:id="335" w:author="tianlong" w:date="2016-08-05T13:00:00Z">
              <w:rPr/>
            </w:rPrChange>
          </w:rPr>
          <w:tab/>
        </w:r>
        <w:r w:rsidRPr="0001206D" w:rsidDel="00515362">
          <w:rPr>
            <w:rFonts w:ascii="宋体" w:hAnsi="宋体" w:hint="eastAsia"/>
            <w:szCs w:val="24"/>
            <w:rPrChange w:id="336" w:author="tianlong" w:date="2016-08-05T13:00:00Z">
              <w:rPr>
                <w:rFonts w:hint="eastAsia"/>
              </w:rPr>
            </w:rPrChange>
          </w:rPr>
          <w:delText>命令处理</w:delText>
        </w:r>
      </w:del>
    </w:p>
    <w:p w14:paraId="25159E3A" w14:textId="730E3BFB" w:rsidR="00454E11" w:rsidRPr="0001206D" w:rsidDel="00515362" w:rsidRDefault="00454E11" w:rsidP="0001206D">
      <w:pPr>
        <w:pStyle w:val="4"/>
        <w:numPr>
          <w:ilvl w:val="2"/>
          <w:numId w:val="1"/>
        </w:numPr>
        <w:rPr>
          <w:del w:id="337" w:author="tianlong" w:date="2016-08-05T12:50:00Z"/>
          <w:rFonts w:ascii="宋体" w:hAnsi="宋体"/>
          <w:szCs w:val="24"/>
          <w:rPrChange w:id="338" w:author="tianlong" w:date="2016-08-05T13:00:00Z">
            <w:rPr>
              <w:del w:id="339" w:author="tianlong" w:date="2016-08-05T12:50:00Z"/>
            </w:rPr>
          </w:rPrChange>
        </w:rPr>
        <w:pPrChange w:id="340" w:author="tianlong" w:date="2016-08-05T13:00:00Z">
          <w:pPr>
            <w:pStyle w:val="a1"/>
            <w:spacing w:line="360" w:lineRule="auto"/>
            <w:ind w:firstLine="480"/>
          </w:pPr>
        </w:pPrChange>
      </w:pPr>
      <w:del w:id="341" w:author="tianlong" w:date="2016-08-05T12:50:00Z">
        <w:r w:rsidRPr="0001206D" w:rsidDel="00515362">
          <w:rPr>
            <w:rFonts w:ascii="宋体" w:hAnsi="宋体"/>
            <w:szCs w:val="24"/>
            <w:rPrChange w:id="342" w:author="tianlong" w:date="2016-08-05T13:00:00Z">
              <w:rPr/>
            </w:rPrChange>
          </w:rPr>
          <w:tab/>
        </w:r>
        <w:r w:rsidRPr="0001206D" w:rsidDel="00515362">
          <w:rPr>
            <w:rFonts w:ascii="宋体" w:hAnsi="宋体" w:hint="eastAsia"/>
            <w:szCs w:val="24"/>
            <w:rPrChange w:id="343" w:author="tianlong" w:date="2016-08-05T13:00:00Z">
              <w:rPr>
                <w:rFonts w:hint="eastAsia"/>
              </w:rPr>
            </w:rPrChange>
          </w:rPr>
          <w:delText>事件</w:delText>
        </w:r>
        <w:r w:rsidRPr="0001206D" w:rsidDel="00515362">
          <w:rPr>
            <w:rFonts w:ascii="宋体" w:hAnsi="宋体"/>
            <w:szCs w:val="24"/>
            <w:rPrChange w:id="344" w:author="tianlong" w:date="2016-08-05T13:00:00Z">
              <w:rPr/>
            </w:rPrChange>
          </w:rPr>
          <w:delText>处理</w:delText>
        </w:r>
      </w:del>
    </w:p>
    <w:p w14:paraId="3CEA3CC0" w14:textId="35C2A1F8" w:rsidR="007902D5" w:rsidRPr="0001206D" w:rsidDel="00515362" w:rsidRDefault="00186FA4" w:rsidP="0001206D">
      <w:pPr>
        <w:pStyle w:val="4"/>
        <w:numPr>
          <w:ilvl w:val="2"/>
          <w:numId w:val="1"/>
        </w:numPr>
        <w:rPr>
          <w:del w:id="345" w:author="tianlong" w:date="2016-08-05T12:50:00Z"/>
          <w:rFonts w:ascii="宋体" w:hAnsi="宋体"/>
          <w:szCs w:val="24"/>
          <w:rPrChange w:id="346" w:author="tianlong" w:date="2016-08-05T13:00:00Z">
            <w:rPr>
              <w:del w:id="347" w:author="tianlong" w:date="2016-08-05T12:50:00Z"/>
            </w:rPr>
          </w:rPrChange>
        </w:rPr>
        <w:pPrChange w:id="348" w:author="tianlong" w:date="2016-08-05T13:00:00Z">
          <w:pPr>
            <w:pStyle w:val="a1"/>
            <w:spacing w:line="360" w:lineRule="auto"/>
            <w:ind w:firstLine="480"/>
          </w:pPr>
        </w:pPrChange>
      </w:pPr>
      <w:del w:id="349" w:author="tianlong" w:date="2016-08-05T12:50:00Z">
        <w:r w:rsidRPr="0001206D" w:rsidDel="00515362">
          <w:rPr>
            <w:rFonts w:ascii="宋体" w:hAnsi="宋体"/>
            <w:szCs w:val="24"/>
            <w:rPrChange w:id="350" w:author="tianlong" w:date="2016-08-05T13:00:00Z">
              <w:rPr/>
            </w:rPrChange>
          </w:rPr>
          <w:delText>以及</w:delText>
        </w:r>
        <w:r w:rsidRPr="0001206D" w:rsidDel="00515362">
          <w:rPr>
            <w:rFonts w:ascii="宋体" w:hAnsi="宋体" w:hint="eastAsia"/>
            <w:szCs w:val="24"/>
            <w:rPrChange w:id="351" w:author="tianlong" w:date="2016-08-05T13:00:00Z">
              <w:rPr>
                <w:rFonts w:hint="eastAsia"/>
              </w:rPr>
            </w:rPrChange>
          </w:rPr>
          <w:delText>J</w:delText>
        </w:r>
        <w:r w:rsidRPr="0001206D" w:rsidDel="00515362">
          <w:rPr>
            <w:rFonts w:ascii="宋体" w:hAnsi="宋体"/>
            <w:szCs w:val="24"/>
            <w:rPrChange w:id="352" w:author="tianlong" w:date="2016-08-05T13:00:00Z">
              <w:rPr/>
            </w:rPrChange>
          </w:rPr>
          <w:delText>avaCard</w:delText>
        </w:r>
        <w:r w:rsidRPr="0001206D" w:rsidDel="00515362">
          <w:rPr>
            <w:rFonts w:ascii="宋体" w:hAnsi="宋体"/>
            <w:szCs w:val="24"/>
            <w:rPrChange w:id="353" w:author="tianlong" w:date="2016-08-05T13:00:00Z">
              <w:rPr/>
            </w:rPrChange>
          </w:rPr>
          <w:delText>下</w:delText>
        </w:r>
        <w:r w:rsidR="00454E11" w:rsidRPr="0001206D" w:rsidDel="00515362">
          <w:rPr>
            <w:rFonts w:ascii="宋体" w:hAnsi="宋体" w:hint="eastAsia"/>
            <w:szCs w:val="24"/>
            <w:rPrChange w:id="354" w:author="tianlong" w:date="2016-08-05T13:00:00Z">
              <w:rPr>
                <w:rFonts w:hint="eastAsia"/>
              </w:rPr>
            </w:rPrChange>
          </w:rPr>
          <w:delText>要</w:delText>
        </w:r>
        <w:r w:rsidR="00454E11" w:rsidRPr="0001206D" w:rsidDel="00515362">
          <w:rPr>
            <w:rFonts w:ascii="宋体" w:hAnsi="宋体"/>
            <w:szCs w:val="24"/>
            <w:rPrChange w:id="355" w:author="tianlong" w:date="2016-08-05T13:00:00Z">
              <w:rPr/>
            </w:rPrChange>
          </w:rPr>
          <w:delText>执行的</w:delText>
        </w:r>
        <w:r w:rsidR="00454E11" w:rsidRPr="0001206D" w:rsidDel="00515362">
          <w:rPr>
            <w:rFonts w:ascii="宋体" w:hAnsi="宋体" w:hint="eastAsia"/>
            <w:szCs w:val="24"/>
            <w:rPrChange w:id="356" w:author="tianlong" w:date="2016-08-05T13:00:00Z">
              <w:rPr>
                <w:rFonts w:hint="eastAsia"/>
              </w:rPr>
            </w:rPrChange>
          </w:rPr>
          <w:delText>4</w:delText>
        </w:r>
        <w:r w:rsidR="00454E11" w:rsidRPr="0001206D" w:rsidDel="00515362">
          <w:rPr>
            <w:rFonts w:ascii="宋体" w:hAnsi="宋体" w:hint="eastAsia"/>
            <w:szCs w:val="24"/>
            <w:rPrChange w:id="357" w:author="tianlong" w:date="2016-08-05T13:00:00Z">
              <w:rPr>
                <w:rFonts w:hint="eastAsia"/>
              </w:rPr>
            </w:rPrChange>
          </w:rPr>
          <w:delText>大功能</w:delText>
        </w:r>
        <w:r w:rsidR="00454E11" w:rsidRPr="0001206D" w:rsidDel="00515362">
          <w:rPr>
            <w:rFonts w:ascii="宋体" w:hAnsi="宋体"/>
            <w:szCs w:val="24"/>
            <w:rPrChange w:id="358" w:author="tianlong" w:date="2016-08-05T13:00:00Z">
              <w:rPr/>
            </w:rPrChange>
          </w:rPr>
          <w:delText>：</w:delText>
        </w:r>
      </w:del>
    </w:p>
    <w:p w14:paraId="4AAFDACD" w14:textId="76C4853E" w:rsidR="00454E11" w:rsidRPr="0001206D" w:rsidDel="00515362" w:rsidRDefault="00454E11" w:rsidP="0001206D">
      <w:pPr>
        <w:pStyle w:val="4"/>
        <w:numPr>
          <w:ilvl w:val="2"/>
          <w:numId w:val="1"/>
        </w:numPr>
        <w:rPr>
          <w:del w:id="359" w:author="tianlong" w:date="2016-08-05T12:50:00Z"/>
          <w:rFonts w:ascii="宋体" w:hAnsi="宋体"/>
          <w:szCs w:val="24"/>
          <w:rPrChange w:id="360" w:author="tianlong" w:date="2016-08-05T13:00:00Z">
            <w:rPr>
              <w:del w:id="361" w:author="tianlong" w:date="2016-08-05T12:50:00Z"/>
            </w:rPr>
          </w:rPrChange>
        </w:rPr>
        <w:pPrChange w:id="362" w:author="tianlong" w:date="2016-08-05T13:00:00Z">
          <w:pPr>
            <w:pStyle w:val="a1"/>
            <w:spacing w:line="360" w:lineRule="auto"/>
            <w:ind w:firstLine="480"/>
          </w:pPr>
        </w:pPrChange>
      </w:pPr>
      <w:del w:id="363" w:author="tianlong" w:date="2016-08-05T12:50:00Z">
        <w:r w:rsidRPr="0001206D" w:rsidDel="00515362">
          <w:rPr>
            <w:rFonts w:ascii="宋体" w:hAnsi="宋体"/>
            <w:szCs w:val="24"/>
            <w:rPrChange w:id="364" w:author="tianlong" w:date="2016-08-05T13:00:00Z">
              <w:rPr/>
            </w:rPrChange>
          </w:rPr>
          <w:tab/>
          <w:delText>JCDWP</w:delText>
        </w:r>
        <w:r w:rsidRPr="0001206D" w:rsidDel="00515362">
          <w:rPr>
            <w:rFonts w:ascii="宋体" w:hAnsi="宋体" w:hint="eastAsia"/>
            <w:szCs w:val="24"/>
            <w:rPrChange w:id="365" w:author="tianlong" w:date="2016-08-05T13:00:00Z">
              <w:rPr>
                <w:rFonts w:hint="eastAsia"/>
              </w:rPr>
            </w:rPrChange>
          </w:rPr>
          <w:delText>协议包</w:delText>
        </w:r>
        <w:r w:rsidRPr="0001206D" w:rsidDel="00515362">
          <w:rPr>
            <w:rFonts w:ascii="宋体" w:hAnsi="宋体"/>
            <w:szCs w:val="24"/>
            <w:rPrChange w:id="366" w:author="tianlong" w:date="2016-08-05T13:00:00Z">
              <w:rPr/>
            </w:rPrChange>
          </w:rPr>
          <w:delText>收发</w:delText>
        </w:r>
      </w:del>
    </w:p>
    <w:p w14:paraId="0E6510EC" w14:textId="57C8BAB9" w:rsidR="00454E11" w:rsidRPr="0001206D" w:rsidDel="00515362" w:rsidRDefault="00454E11" w:rsidP="0001206D">
      <w:pPr>
        <w:pStyle w:val="4"/>
        <w:numPr>
          <w:ilvl w:val="2"/>
          <w:numId w:val="1"/>
        </w:numPr>
        <w:rPr>
          <w:del w:id="367" w:author="tianlong" w:date="2016-08-05T12:50:00Z"/>
          <w:rFonts w:ascii="宋体" w:hAnsi="宋体"/>
          <w:szCs w:val="24"/>
          <w:rPrChange w:id="368" w:author="tianlong" w:date="2016-08-05T13:00:00Z">
            <w:rPr>
              <w:del w:id="369" w:author="tianlong" w:date="2016-08-05T12:50:00Z"/>
            </w:rPr>
          </w:rPrChange>
        </w:rPr>
        <w:pPrChange w:id="370" w:author="tianlong" w:date="2016-08-05T13:00:00Z">
          <w:pPr>
            <w:pStyle w:val="a1"/>
            <w:spacing w:line="360" w:lineRule="auto"/>
            <w:ind w:firstLine="480"/>
          </w:pPr>
        </w:pPrChange>
      </w:pPr>
      <w:del w:id="371" w:author="tianlong" w:date="2016-08-05T12:50:00Z">
        <w:r w:rsidRPr="0001206D" w:rsidDel="00515362">
          <w:rPr>
            <w:rFonts w:ascii="宋体" w:hAnsi="宋体"/>
            <w:szCs w:val="24"/>
            <w:rPrChange w:id="372" w:author="tianlong" w:date="2016-08-05T13:00:00Z">
              <w:rPr/>
            </w:rPrChange>
          </w:rPr>
          <w:tab/>
          <w:delText>JCDWP</w:delText>
        </w:r>
        <w:r w:rsidRPr="0001206D" w:rsidDel="00515362">
          <w:rPr>
            <w:rFonts w:ascii="宋体" w:hAnsi="宋体" w:hint="eastAsia"/>
            <w:szCs w:val="24"/>
            <w:rPrChange w:id="373" w:author="tianlong" w:date="2016-08-05T13:00:00Z">
              <w:rPr>
                <w:rFonts w:hint="eastAsia"/>
              </w:rPr>
            </w:rPrChange>
          </w:rPr>
          <w:delText>命令</w:delText>
        </w:r>
        <w:r w:rsidRPr="0001206D" w:rsidDel="00515362">
          <w:rPr>
            <w:rFonts w:ascii="宋体" w:hAnsi="宋体"/>
            <w:szCs w:val="24"/>
            <w:rPrChange w:id="374" w:author="tianlong" w:date="2016-08-05T13:00:00Z">
              <w:rPr/>
            </w:rPrChange>
          </w:rPr>
          <w:delText>执行</w:delText>
        </w:r>
      </w:del>
    </w:p>
    <w:p w14:paraId="6E0CA728" w14:textId="7D86CCB8" w:rsidR="00454E11" w:rsidRPr="0001206D" w:rsidDel="00515362" w:rsidRDefault="00454E11" w:rsidP="0001206D">
      <w:pPr>
        <w:pStyle w:val="4"/>
        <w:numPr>
          <w:ilvl w:val="2"/>
          <w:numId w:val="1"/>
        </w:numPr>
        <w:rPr>
          <w:del w:id="375" w:author="tianlong" w:date="2016-08-05T12:50:00Z"/>
          <w:rFonts w:ascii="宋体" w:hAnsi="宋体"/>
          <w:szCs w:val="24"/>
          <w:rPrChange w:id="376" w:author="tianlong" w:date="2016-08-05T13:00:00Z">
            <w:rPr>
              <w:del w:id="377" w:author="tianlong" w:date="2016-08-05T12:50:00Z"/>
            </w:rPr>
          </w:rPrChange>
        </w:rPr>
        <w:pPrChange w:id="378" w:author="tianlong" w:date="2016-08-05T13:00:00Z">
          <w:pPr>
            <w:pStyle w:val="a1"/>
            <w:spacing w:line="360" w:lineRule="auto"/>
            <w:ind w:firstLine="480"/>
          </w:pPr>
        </w:pPrChange>
      </w:pPr>
      <w:del w:id="379" w:author="tianlong" w:date="2016-08-05T12:50:00Z">
        <w:r w:rsidRPr="0001206D" w:rsidDel="00515362">
          <w:rPr>
            <w:rFonts w:ascii="宋体" w:hAnsi="宋体"/>
            <w:szCs w:val="24"/>
            <w:rPrChange w:id="380" w:author="tianlong" w:date="2016-08-05T13:00:00Z">
              <w:rPr/>
            </w:rPrChange>
          </w:rPr>
          <w:tab/>
          <w:delText>VM</w:delText>
        </w:r>
        <w:r w:rsidRPr="0001206D" w:rsidDel="00515362">
          <w:rPr>
            <w:rFonts w:ascii="宋体" w:hAnsi="宋体" w:hint="eastAsia"/>
            <w:szCs w:val="24"/>
            <w:rPrChange w:id="381" w:author="tianlong" w:date="2016-08-05T13:00:00Z">
              <w:rPr>
                <w:rFonts w:hint="eastAsia"/>
              </w:rPr>
            </w:rPrChange>
          </w:rPr>
          <w:delText>信息</w:delText>
        </w:r>
        <w:r w:rsidRPr="0001206D" w:rsidDel="00515362">
          <w:rPr>
            <w:rFonts w:ascii="宋体" w:hAnsi="宋体"/>
            <w:szCs w:val="24"/>
            <w:rPrChange w:id="382" w:author="tianlong" w:date="2016-08-05T13:00:00Z">
              <w:rPr/>
            </w:rPrChange>
          </w:rPr>
          <w:delText>管理</w:delText>
        </w:r>
      </w:del>
    </w:p>
    <w:p w14:paraId="04AF638F" w14:textId="7BA5505A" w:rsidR="00454E11" w:rsidRPr="0001206D" w:rsidDel="00515362" w:rsidRDefault="00454E11" w:rsidP="0001206D">
      <w:pPr>
        <w:pStyle w:val="4"/>
        <w:numPr>
          <w:ilvl w:val="2"/>
          <w:numId w:val="1"/>
        </w:numPr>
        <w:rPr>
          <w:del w:id="383" w:author="tianlong" w:date="2016-08-05T12:50:00Z"/>
          <w:rFonts w:ascii="宋体" w:hAnsi="宋体"/>
          <w:szCs w:val="24"/>
          <w:rPrChange w:id="384" w:author="tianlong" w:date="2016-08-05T13:00:00Z">
            <w:rPr>
              <w:del w:id="385" w:author="tianlong" w:date="2016-08-05T12:50:00Z"/>
            </w:rPr>
          </w:rPrChange>
        </w:rPr>
        <w:pPrChange w:id="386" w:author="tianlong" w:date="2016-08-05T13:00:00Z">
          <w:pPr>
            <w:pStyle w:val="a1"/>
            <w:spacing w:line="360" w:lineRule="auto"/>
            <w:ind w:firstLine="480"/>
          </w:pPr>
        </w:pPrChange>
      </w:pPr>
      <w:del w:id="387" w:author="tianlong" w:date="2016-08-05T12:50:00Z">
        <w:r w:rsidRPr="0001206D" w:rsidDel="00515362">
          <w:rPr>
            <w:rFonts w:ascii="宋体" w:hAnsi="宋体"/>
            <w:szCs w:val="24"/>
            <w:rPrChange w:id="388" w:author="tianlong" w:date="2016-08-05T13:00:00Z">
              <w:rPr/>
            </w:rPrChange>
          </w:rPr>
          <w:tab/>
          <w:delText>VM</w:delText>
        </w:r>
        <w:r w:rsidRPr="0001206D" w:rsidDel="00515362">
          <w:rPr>
            <w:rFonts w:ascii="宋体" w:hAnsi="宋体" w:hint="eastAsia"/>
            <w:szCs w:val="24"/>
            <w:rPrChange w:id="389" w:author="tianlong" w:date="2016-08-05T13:00:00Z">
              <w:rPr>
                <w:rFonts w:hint="eastAsia"/>
              </w:rPr>
            </w:rPrChange>
          </w:rPr>
          <w:delText>信息</w:delText>
        </w:r>
        <w:r w:rsidRPr="0001206D" w:rsidDel="00515362">
          <w:rPr>
            <w:rFonts w:ascii="宋体" w:hAnsi="宋体"/>
            <w:szCs w:val="24"/>
            <w:rPrChange w:id="390" w:author="tianlong" w:date="2016-08-05T13:00:00Z">
              <w:rPr/>
            </w:rPrChange>
          </w:rPr>
          <w:delText>服务</w:delText>
        </w:r>
      </w:del>
    </w:p>
    <w:p w14:paraId="68745C6B" w14:textId="0D6AB06F" w:rsidR="0034661B" w:rsidRPr="0001206D" w:rsidDel="00515362" w:rsidRDefault="0034661B" w:rsidP="0001206D">
      <w:pPr>
        <w:pStyle w:val="4"/>
        <w:numPr>
          <w:ilvl w:val="2"/>
          <w:numId w:val="1"/>
        </w:numPr>
        <w:rPr>
          <w:del w:id="391" w:author="tianlong" w:date="2016-08-05T12:50:00Z"/>
          <w:rFonts w:ascii="宋体" w:hAnsi="宋体"/>
          <w:szCs w:val="24"/>
          <w:rPrChange w:id="392" w:author="tianlong" w:date="2016-08-05T13:00:00Z">
            <w:rPr>
              <w:del w:id="393" w:author="tianlong" w:date="2016-08-05T12:50:00Z"/>
            </w:rPr>
          </w:rPrChange>
        </w:rPr>
        <w:pPrChange w:id="394" w:author="tianlong" w:date="2016-08-05T13:00:00Z">
          <w:pPr>
            <w:pStyle w:val="a1"/>
            <w:spacing w:line="360" w:lineRule="auto"/>
            <w:ind w:firstLine="480"/>
          </w:pPr>
        </w:pPrChange>
      </w:pPr>
      <w:del w:id="395" w:author="tianlong" w:date="2016-08-05T12:50:00Z">
        <w:r w:rsidRPr="0001206D" w:rsidDel="00515362">
          <w:rPr>
            <w:rFonts w:ascii="宋体" w:hAnsi="宋体" w:hint="eastAsia"/>
            <w:szCs w:val="24"/>
            <w:rPrChange w:id="396" w:author="tianlong" w:date="2016-08-05T13:00:00Z">
              <w:rPr>
                <w:rFonts w:hint="eastAsia"/>
              </w:rPr>
            </w:rPrChange>
          </w:rPr>
          <w:delText>功能</w:delText>
        </w:r>
        <w:r w:rsidRPr="0001206D" w:rsidDel="00515362">
          <w:rPr>
            <w:rFonts w:ascii="宋体" w:hAnsi="宋体"/>
            <w:szCs w:val="24"/>
            <w:rPrChange w:id="397" w:author="tianlong" w:date="2016-08-05T13:00:00Z">
              <w:rPr/>
            </w:rPrChange>
          </w:rPr>
          <w:delText>需求</w:delText>
        </w:r>
        <w:r w:rsidRPr="0001206D" w:rsidDel="00515362">
          <w:rPr>
            <w:rFonts w:ascii="宋体" w:hAnsi="宋体" w:hint="eastAsia"/>
            <w:szCs w:val="24"/>
            <w:rPrChange w:id="398" w:author="tianlong" w:date="2016-08-05T13:00:00Z">
              <w:rPr>
                <w:rFonts w:hint="eastAsia"/>
              </w:rPr>
            </w:rPrChange>
          </w:rPr>
          <w:delText>有</w:delText>
        </w:r>
        <w:r w:rsidRPr="0001206D" w:rsidDel="00515362">
          <w:rPr>
            <w:rFonts w:ascii="宋体" w:hAnsi="宋体"/>
            <w:szCs w:val="24"/>
            <w:rPrChange w:id="399" w:author="tianlong" w:date="2016-08-05T13:00:00Z">
              <w:rPr/>
            </w:rPrChange>
          </w:rPr>
          <w:delText>以下方面：</w:delText>
        </w:r>
      </w:del>
    </w:p>
    <w:p w14:paraId="717A31A3" w14:textId="2EAE2224" w:rsidR="0034661B" w:rsidRPr="00EE0BBC" w:rsidDel="00515362" w:rsidRDefault="0034661B" w:rsidP="0001206D">
      <w:pPr>
        <w:pStyle w:val="4"/>
        <w:numPr>
          <w:ilvl w:val="2"/>
          <w:numId w:val="1"/>
        </w:numPr>
        <w:rPr>
          <w:del w:id="400" w:author="tianlong" w:date="2016-08-05T12:50:00Z"/>
          <w:rFonts w:ascii="宋体" w:hAnsi="宋体"/>
          <w:szCs w:val="24"/>
        </w:rPr>
        <w:pPrChange w:id="401" w:author="tianlong" w:date="2016-08-05T13:00:00Z">
          <w:pPr>
            <w:spacing w:line="360" w:lineRule="auto"/>
            <w:ind w:left="480"/>
          </w:pPr>
        </w:pPrChange>
      </w:pPr>
      <w:del w:id="402" w:author="tianlong" w:date="2016-08-05T12:50:00Z">
        <w:r w:rsidRPr="00EE0BBC" w:rsidDel="00515362">
          <w:rPr>
            <w:rFonts w:ascii="宋体" w:hAnsi="宋体" w:hint="eastAsia"/>
            <w:szCs w:val="24"/>
          </w:rPr>
          <w:delText>（</w:delText>
        </w:r>
        <w:r w:rsidRPr="00EE0BBC" w:rsidDel="00515362">
          <w:rPr>
            <w:rFonts w:ascii="宋体" w:hAnsi="宋体" w:hint="eastAsia"/>
            <w:szCs w:val="24"/>
          </w:rPr>
          <w:delText>1</w:delText>
        </w:r>
        <w:r w:rsidRPr="00EE0BBC" w:rsidDel="00515362">
          <w:rPr>
            <w:rFonts w:ascii="宋体" w:hAnsi="宋体" w:hint="eastAsia"/>
            <w:szCs w:val="24"/>
          </w:rPr>
          <w:delText>）</w:delText>
        </w:r>
        <w:r w:rsidDel="00515362">
          <w:rPr>
            <w:rFonts w:ascii="宋体" w:hAnsi="宋体" w:hint="eastAsia"/>
            <w:szCs w:val="24"/>
          </w:rPr>
          <w:delText>断点</w:delText>
        </w:r>
        <w:r w:rsidDel="00515362">
          <w:rPr>
            <w:rFonts w:ascii="宋体" w:hAnsi="宋体"/>
            <w:szCs w:val="24"/>
          </w:rPr>
          <w:delText>的添加、删除和断点</w:delText>
        </w:r>
        <w:r w:rsidDel="00515362">
          <w:rPr>
            <w:rFonts w:ascii="宋体" w:hAnsi="宋体" w:hint="eastAsia"/>
            <w:szCs w:val="24"/>
          </w:rPr>
          <w:delText>事件</w:delText>
        </w:r>
        <w:r w:rsidDel="00515362">
          <w:rPr>
            <w:rFonts w:ascii="宋体" w:hAnsi="宋体"/>
            <w:szCs w:val="24"/>
          </w:rPr>
          <w:delText>判断；</w:delText>
        </w:r>
      </w:del>
    </w:p>
    <w:p w14:paraId="77CF32FF" w14:textId="31701B4C" w:rsidR="0034661B" w:rsidRPr="00EE0BBC" w:rsidDel="00515362" w:rsidRDefault="0034661B" w:rsidP="0001206D">
      <w:pPr>
        <w:pStyle w:val="4"/>
        <w:numPr>
          <w:ilvl w:val="2"/>
          <w:numId w:val="1"/>
        </w:numPr>
        <w:rPr>
          <w:del w:id="403" w:author="tianlong" w:date="2016-08-05T12:50:00Z"/>
          <w:rFonts w:ascii="宋体" w:hAnsi="宋体"/>
          <w:szCs w:val="24"/>
        </w:rPr>
        <w:pPrChange w:id="404" w:author="tianlong" w:date="2016-08-05T13:00:00Z">
          <w:pPr>
            <w:spacing w:line="360" w:lineRule="auto"/>
            <w:ind w:left="480"/>
          </w:pPr>
        </w:pPrChange>
      </w:pPr>
      <w:del w:id="405" w:author="tianlong" w:date="2016-08-05T12:50:00Z">
        <w:r w:rsidRPr="00EE0BBC" w:rsidDel="00515362">
          <w:rPr>
            <w:rFonts w:ascii="宋体" w:hAnsi="宋体" w:hint="eastAsia"/>
            <w:szCs w:val="24"/>
          </w:rPr>
          <w:delText>（</w:delText>
        </w:r>
        <w:r w:rsidRPr="00EE0BBC" w:rsidDel="00515362">
          <w:rPr>
            <w:rFonts w:ascii="宋体" w:hAnsi="宋体" w:hint="eastAsia"/>
            <w:szCs w:val="24"/>
          </w:rPr>
          <w:delText>2</w:delText>
        </w:r>
        <w:r w:rsidRPr="00EE0BBC" w:rsidDel="00515362">
          <w:rPr>
            <w:rFonts w:ascii="宋体" w:hAnsi="宋体" w:hint="eastAsia"/>
            <w:szCs w:val="24"/>
          </w:rPr>
          <w:delText>）</w:delText>
        </w:r>
        <w:r w:rsidDel="00515362">
          <w:rPr>
            <w:rFonts w:ascii="宋体" w:hAnsi="宋体" w:hint="eastAsia"/>
            <w:szCs w:val="24"/>
          </w:rPr>
          <w:delText>单步</w:delText>
        </w:r>
        <w:r w:rsidDel="00515362">
          <w:rPr>
            <w:rFonts w:ascii="宋体" w:hAnsi="宋体"/>
            <w:szCs w:val="24"/>
          </w:rPr>
          <w:delText>事件的添加、删除及步入、步出和步过事件判断；</w:delText>
        </w:r>
      </w:del>
    </w:p>
    <w:p w14:paraId="62E45958" w14:textId="4CDB4151" w:rsidR="0034661B" w:rsidRPr="00EE0BBC" w:rsidDel="00515362" w:rsidRDefault="0034661B" w:rsidP="0001206D">
      <w:pPr>
        <w:pStyle w:val="4"/>
        <w:numPr>
          <w:ilvl w:val="2"/>
          <w:numId w:val="1"/>
        </w:numPr>
        <w:rPr>
          <w:del w:id="406" w:author="tianlong" w:date="2016-08-05T12:50:00Z"/>
          <w:rFonts w:ascii="宋体" w:hAnsi="宋体"/>
          <w:szCs w:val="24"/>
        </w:rPr>
        <w:pPrChange w:id="407" w:author="tianlong" w:date="2016-08-05T13:00:00Z">
          <w:pPr>
            <w:spacing w:line="360" w:lineRule="auto"/>
            <w:ind w:left="480"/>
          </w:pPr>
        </w:pPrChange>
      </w:pPr>
      <w:del w:id="408" w:author="tianlong" w:date="2016-08-05T12:50:00Z">
        <w:r w:rsidRPr="00EE0BBC" w:rsidDel="00515362">
          <w:rPr>
            <w:rFonts w:ascii="宋体" w:hAnsi="宋体" w:hint="eastAsia"/>
            <w:szCs w:val="24"/>
          </w:rPr>
          <w:delText>（</w:delText>
        </w:r>
        <w:r w:rsidRPr="00EE0BBC" w:rsidDel="00515362">
          <w:rPr>
            <w:rFonts w:ascii="宋体" w:hAnsi="宋体" w:hint="eastAsia"/>
            <w:szCs w:val="24"/>
          </w:rPr>
          <w:delText>3</w:delText>
        </w:r>
        <w:r w:rsidRPr="00EE0BBC" w:rsidDel="00515362">
          <w:rPr>
            <w:rFonts w:ascii="宋体" w:hAnsi="宋体" w:hint="eastAsia"/>
            <w:szCs w:val="24"/>
          </w:rPr>
          <w:delText>）</w:delText>
        </w:r>
        <w:r w:rsidDel="00515362">
          <w:rPr>
            <w:rFonts w:ascii="宋体" w:hAnsi="宋体" w:hint="eastAsia"/>
            <w:szCs w:val="24"/>
          </w:rPr>
          <w:delText>虚拟机</w:delText>
        </w:r>
        <w:r w:rsidDel="00515362">
          <w:rPr>
            <w:rFonts w:ascii="宋体" w:hAnsi="宋体"/>
            <w:szCs w:val="24"/>
          </w:rPr>
          <w:delText>暂停、继续执行；</w:delText>
        </w:r>
      </w:del>
    </w:p>
    <w:p w14:paraId="6D4476C8" w14:textId="7FC269A2" w:rsidR="0034661B" w:rsidRPr="00EE0BBC" w:rsidDel="00515362" w:rsidRDefault="0034661B" w:rsidP="0001206D">
      <w:pPr>
        <w:pStyle w:val="4"/>
        <w:numPr>
          <w:ilvl w:val="2"/>
          <w:numId w:val="1"/>
        </w:numPr>
        <w:rPr>
          <w:del w:id="409" w:author="tianlong" w:date="2016-08-05T12:50:00Z"/>
          <w:rFonts w:ascii="宋体" w:hAnsi="宋体"/>
          <w:szCs w:val="24"/>
        </w:rPr>
        <w:pPrChange w:id="410" w:author="tianlong" w:date="2016-08-05T13:00:00Z">
          <w:pPr>
            <w:spacing w:line="360" w:lineRule="auto"/>
            <w:ind w:left="480"/>
          </w:pPr>
        </w:pPrChange>
      </w:pPr>
      <w:del w:id="411" w:author="tianlong" w:date="2016-08-05T12:50:00Z">
        <w:r w:rsidRPr="00EE0BBC" w:rsidDel="00515362">
          <w:rPr>
            <w:rFonts w:ascii="宋体" w:hAnsi="宋体" w:hint="eastAsia"/>
            <w:szCs w:val="24"/>
          </w:rPr>
          <w:delText>（</w:delText>
        </w:r>
        <w:r w:rsidRPr="00EE0BBC" w:rsidDel="00515362">
          <w:rPr>
            <w:rFonts w:ascii="宋体" w:hAnsi="宋体" w:hint="eastAsia"/>
            <w:szCs w:val="24"/>
          </w:rPr>
          <w:delText>4</w:delText>
        </w:r>
        <w:r w:rsidRPr="00EE0BBC" w:rsidDel="00515362">
          <w:rPr>
            <w:rFonts w:ascii="宋体" w:hAnsi="宋体" w:hint="eastAsia"/>
            <w:szCs w:val="24"/>
          </w:rPr>
          <w:delText>）</w:delText>
        </w:r>
        <w:r w:rsidDel="00515362">
          <w:rPr>
            <w:rFonts w:ascii="宋体" w:hAnsi="宋体" w:hint="eastAsia"/>
            <w:szCs w:val="24"/>
          </w:rPr>
          <w:delText>虚拟机</w:delText>
        </w:r>
        <w:r w:rsidDel="00515362">
          <w:rPr>
            <w:rFonts w:ascii="宋体" w:hAnsi="宋体"/>
            <w:szCs w:val="24"/>
          </w:rPr>
          <w:delText>暂停时显示</w:delText>
        </w:r>
        <w:r w:rsidDel="00515362">
          <w:rPr>
            <w:rFonts w:ascii="宋体" w:hAnsi="宋体" w:hint="eastAsia"/>
            <w:szCs w:val="24"/>
          </w:rPr>
          <w:delText>J</w:delText>
        </w:r>
        <w:r w:rsidDel="00515362">
          <w:rPr>
            <w:rFonts w:ascii="宋体" w:hAnsi="宋体"/>
            <w:szCs w:val="24"/>
          </w:rPr>
          <w:delText>ava</w:delText>
        </w:r>
        <w:r w:rsidDel="00515362">
          <w:rPr>
            <w:rFonts w:ascii="宋体" w:hAnsi="宋体"/>
            <w:szCs w:val="24"/>
          </w:rPr>
          <w:delText>的方法栈；</w:delText>
        </w:r>
      </w:del>
    </w:p>
    <w:p w14:paraId="768DD37C" w14:textId="40F3C8EC" w:rsidR="0034661B" w:rsidRPr="00EE0BBC" w:rsidDel="00515362" w:rsidRDefault="0034661B" w:rsidP="0001206D">
      <w:pPr>
        <w:pStyle w:val="4"/>
        <w:numPr>
          <w:ilvl w:val="2"/>
          <w:numId w:val="1"/>
        </w:numPr>
        <w:rPr>
          <w:del w:id="412" w:author="tianlong" w:date="2016-08-05T12:50:00Z"/>
          <w:rFonts w:ascii="宋体" w:hAnsi="宋体"/>
          <w:szCs w:val="24"/>
        </w:rPr>
        <w:pPrChange w:id="413" w:author="tianlong" w:date="2016-08-05T13:00:00Z">
          <w:pPr>
            <w:spacing w:line="360" w:lineRule="auto"/>
            <w:ind w:left="480"/>
          </w:pPr>
        </w:pPrChange>
      </w:pPr>
      <w:del w:id="414" w:author="tianlong" w:date="2016-08-05T12:50:00Z">
        <w:r w:rsidRPr="00EE0BBC" w:rsidDel="00515362">
          <w:rPr>
            <w:rFonts w:ascii="宋体" w:hAnsi="宋体" w:hint="eastAsia"/>
            <w:szCs w:val="24"/>
          </w:rPr>
          <w:delText>（</w:delText>
        </w:r>
        <w:r w:rsidRPr="00EE0BBC" w:rsidDel="00515362">
          <w:rPr>
            <w:rFonts w:ascii="宋体" w:hAnsi="宋体" w:hint="eastAsia"/>
            <w:szCs w:val="24"/>
          </w:rPr>
          <w:delText>5</w:delText>
        </w:r>
        <w:r w:rsidRPr="00EE0BBC" w:rsidDel="00515362">
          <w:rPr>
            <w:rFonts w:ascii="宋体" w:hAnsi="宋体" w:hint="eastAsia"/>
            <w:szCs w:val="24"/>
          </w:rPr>
          <w:delText>）</w:delText>
        </w:r>
        <w:r w:rsidDel="00515362">
          <w:rPr>
            <w:rFonts w:ascii="宋体" w:hAnsi="宋体" w:hint="eastAsia"/>
            <w:szCs w:val="24"/>
          </w:rPr>
          <w:delText>本地</w:delText>
        </w:r>
        <w:r w:rsidDel="00515362">
          <w:rPr>
            <w:rFonts w:ascii="宋体" w:hAnsi="宋体"/>
            <w:szCs w:val="24"/>
          </w:rPr>
          <w:delText>变量查看、修改</w:delText>
        </w:r>
        <w:r w:rsidDel="00515362">
          <w:rPr>
            <w:rFonts w:ascii="宋体" w:hAnsi="宋体" w:hint="eastAsia"/>
            <w:szCs w:val="24"/>
          </w:rPr>
          <w:delText>；</w:delText>
        </w:r>
      </w:del>
    </w:p>
    <w:p w14:paraId="39F72D90" w14:textId="445F6AAF" w:rsidR="0034661B" w:rsidDel="00515362" w:rsidRDefault="0034661B" w:rsidP="0001206D">
      <w:pPr>
        <w:pStyle w:val="4"/>
        <w:numPr>
          <w:ilvl w:val="2"/>
          <w:numId w:val="1"/>
        </w:numPr>
        <w:rPr>
          <w:del w:id="415" w:author="tianlong" w:date="2016-08-05T12:50:00Z"/>
          <w:rFonts w:ascii="宋体" w:hAnsi="宋体"/>
          <w:szCs w:val="24"/>
        </w:rPr>
        <w:pPrChange w:id="416" w:author="tianlong" w:date="2016-08-05T13:00:00Z">
          <w:pPr>
            <w:spacing w:line="360" w:lineRule="auto"/>
            <w:ind w:left="480"/>
          </w:pPr>
        </w:pPrChange>
      </w:pPr>
      <w:del w:id="417" w:author="tianlong" w:date="2016-08-05T12:50:00Z">
        <w:r w:rsidRPr="00EE0BBC" w:rsidDel="00515362">
          <w:rPr>
            <w:rFonts w:ascii="宋体" w:hAnsi="宋体" w:hint="eastAsia"/>
            <w:szCs w:val="24"/>
          </w:rPr>
          <w:delText>（</w:delText>
        </w:r>
        <w:r w:rsidRPr="00EE0BBC" w:rsidDel="00515362">
          <w:rPr>
            <w:rFonts w:ascii="宋体" w:hAnsi="宋体" w:hint="eastAsia"/>
            <w:szCs w:val="24"/>
          </w:rPr>
          <w:delText>6</w:delText>
        </w:r>
        <w:r w:rsidDel="00515362">
          <w:rPr>
            <w:rFonts w:ascii="宋体" w:hAnsi="宋体" w:hint="eastAsia"/>
            <w:szCs w:val="24"/>
          </w:rPr>
          <w:delText>）实例</w:delText>
        </w:r>
        <w:r w:rsidDel="00515362">
          <w:rPr>
            <w:rFonts w:ascii="宋体" w:hAnsi="宋体"/>
            <w:szCs w:val="24"/>
          </w:rPr>
          <w:delText>域变量查看、修改</w:delText>
        </w:r>
        <w:r w:rsidDel="00515362">
          <w:rPr>
            <w:rFonts w:ascii="宋体" w:hAnsi="宋体" w:hint="eastAsia"/>
            <w:szCs w:val="24"/>
          </w:rPr>
          <w:delText>；</w:delText>
        </w:r>
      </w:del>
    </w:p>
    <w:p w14:paraId="5A9BCE58" w14:textId="015C9749" w:rsidR="0034661B" w:rsidDel="00515362" w:rsidRDefault="0034661B" w:rsidP="0001206D">
      <w:pPr>
        <w:pStyle w:val="4"/>
        <w:numPr>
          <w:ilvl w:val="2"/>
          <w:numId w:val="1"/>
        </w:numPr>
        <w:rPr>
          <w:del w:id="418" w:author="tianlong" w:date="2016-08-05T12:50:00Z"/>
          <w:rFonts w:ascii="宋体" w:hAnsi="宋体"/>
          <w:szCs w:val="24"/>
        </w:rPr>
        <w:pPrChange w:id="419" w:author="tianlong" w:date="2016-08-05T13:00:00Z">
          <w:pPr>
            <w:spacing w:line="360" w:lineRule="auto"/>
            <w:ind w:left="480"/>
          </w:pPr>
        </w:pPrChange>
      </w:pPr>
      <w:del w:id="420" w:author="tianlong" w:date="2016-08-05T12:50:00Z">
        <w:r w:rsidDel="00515362">
          <w:rPr>
            <w:rFonts w:ascii="宋体" w:hAnsi="宋体" w:hint="eastAsia"/>
            <w:szCs w:val="24"/>
          </w:rPr>
          <w:delText>（</w:delText>
        </w:r>
        <w:r w:rsidDel="00515362">
          <w:rPr>
            <w:rFonts w:ascii="宋体" w:hAnsi="宋体" w:hint="eastAsia"/>
            <w:szCs w:val="24"/>
          </w:rPr>
          <w:delText>7</w:delText>
        </w:r>
        <w:r w:rsidDel="00515362">
          <w:rPr>
            <w:rFonts w:ascii="宋体" w:hAnsi="宋体"/>
            <w:szCs w:val="24"/>
          </w:rPr>
          <w:delText>）</w:delText>
        </w:r>
        <w:r w:rsidDel="00515362">
          <w:rPr>
            <w:rFonts w:ascii="宋体" w:hAnsi="宋体" w:hint="eastAsia"/>
            <w:szCs w:val="24"/>
          </w:rPr>
          <w:delText>静态</w:delText>
        </w:r>
        <w:r w:rsidDel="00515362">
          <w:rPr>
            <w:rFonts w:ascii="宋体" w:hAnsi="宋体"/>
            <w:szCs w:val="24"/>
          </w:rPr>
          <w:delText>域变量查看修改。</w:delText>
        </w:r>
      </w:del>
    </w:p>
    <w:p w14:paraId="7362611D" w14:textId="5A6B206B" w:rsidR="0034661B" w:rsidDel="00515362" w:rsidRDefault="0034661B" w:rsidP="0001206D">
      <w:pPr>
        <w:pStyle w:val="4"/>
        <w:numPr>
          <w:ilvl w:val="2"/>
          <w:numId w:val="1"/>
        </w:numPr>
        <w:rPr>
          <w:del w:id="421" w:author="tianlong" w:date="2016-08-05T12:52:00Z"/>
          <w:rFonts w:ascii="宋体" w:hAnsi="宋体"/>
          <w:szCs w:val="24"/>
        </w:rPr>
        <w:pPrChange w:id="422" w:author="tianlong" w:date="2016-08-05T13:00:00Z">
          <w:pPr>
            <w:spacing w:line="360" w:lineRule="auto"/>
            <w:ind w:left="480"/>
          </w:pPr>
        </w:pPrChange>
      </w:pPr>
    </w:p>
    <w:p w14:paraId="36293A3C" w14:textId="48ECA04E" w:rsidR="0034661B" w:rsidRPr="0001206D" w:rsidDel="00515362" w:rsidRDefault="0034661B" w:rsidP="0001206D">
      <w:pPr>
        <w:pStyle w:val="4"/>
        <w:numPr>
          <w:ilvl w:val="2"/>
          <w:numId w:val="1"/>
        </w:numPr>
        <w:rPr>
          <w:del w:id="423" w:author="tianlong" w:date="2016-08-05T12:52:00Z"/>
          <w:rFonts w:ascii="宋体" w:hAnsi="宋体"/>
          <w:szCs w:val="24"/>
          <w:rPrChange w:id="424" w:author="tianlong" w:date="2016-08-05T13:00:00Z">
            <w:rPr>
              <w:del w:id="425" w:author="tianlong" w:date="2016-08-05T12:52:00Z"/>
            </w:rPr>
          </w:rPrChange>
        </w:rPr>
        <w:pPrChange w:id="426" w:author="tianlong" w:date="2016-08-05T13:00:00Z">
          <w:pPr>
            <w:ind w:firstLineChars="100" w:firstLine="240"/>
            <w:jc w:val="center"/>
          </w:pPr>
        </w:pPrChange>
      </w:pPr>
      <w:del w:id="427" w:author="tianlong" w:date="2016-08-05T12:52:00Z">
        <w:r w:rsidRPr="0001206D" w:rsidDel="00515362">
          <w:rPr>
            <w:rFonts w:ascii="宋体" w:hAnsi="宋体" w:hint="eastAsia"/>
            <w:szCs w:val="24"/>
            <w:rPrChange w:id="428" w:author="tianlong" w:date="2016-08-05T13:00:00Z">
              <w:rPr>
                <w:rFonts w:hint="eastAsia"/>
              </w:rPr>
            </w:rPrChange>
          </w:rPr>
          <w:delText>图</w:delText>
        </w:r>
        <w:r w:rsidRPr="0001206D" w:rsidDel="00515362">
          <w:rPr>
            <w:rFonts w:ascii="宋体" w:hAnsi="宋体"/>
            <w:szCs w:val="24"/>
            <w:rPrChange w:id="429" w:author="tianlong" w:date="2016-08-05T13:00:00Z">
              <w:rPr/>
            </w:rPrChange>
          </w:rPr>
          <w:delText>4</w:delText>
        </w:r>
        <w:r w:rsidRPr="0001206D" w:rsidDel="00515362">
          <w:rPr>
            <w:rFonts w:ascii="宋体" w:hAnsi="宋体" w:hint="eastAsia"/>
            <w:szCs w:val="24"/>
            <w:rPrChange w:id="430" w:author="tianlong" w:date="2016-08-05T13:00:00Z">
              <w:rPr>
                <w:rFonts w:hint="eastAsia"/>
              </w:rPr>
            </w:rPrChange>
          </w:rPr>
          <w:delText>：</w:delText>
        </w:r>
        <w:r w:rsidRPr="0001206D" w:rsidDel="00515362">
          <w:rPr>
            <w:rFonts w:ascii="宋体" w:hAnsi="宋体"/>
            <w:szCs w:val="24"/>
            <w:rPrChange w:id="431" w:author="tianlong" w:date="2016-08-05T13:00:00Z">
              <w:rPr/>
            </w:rPrChange>
          </w:rPr>
          <w:delText>JavaCard</w:delText>
        </w:r>
        <w:r w:rsidRPr="0001206D" w:rsidDel="00515362">
          <w:rPr>
            <w:rFonts w:ascii="宋体" w:hAnsi="宋体"/>
            <w:szCs w:val="24"/>
            <w:rPrChange w:id="432" w:author="tianlong" w:date="2016-08-05T13:00:00Z">
              <w:rPr/>
            </w:rPrChange>
          </w:rPr>
          <w:delText>调试系统功能结构图</w:delText>
        </w:r>
      </w:del>
    </w:p>
    <w:p w14:paraId="7A38C4D0" w14:textId="535095BA" w:rsidR="0034661B" w:rsidRPr="0001206D" w:rsidDel="00515362" w:rsidRDefault="0034661B" w:rsidP="0001206D">
      <w:pPr>
        <w:pStyle w:val="4"/>
        <w:numPr>
          <w:ilvl w:val="2"/>
          <w:numId w:val="1"/>
        </w:numPr>
        <w:rPr>
          <w:del w:id="433" w:author="tianlong" w:date="2016-08-05T12:52:00Z"/>
          <w:rFonts w:ascii="宋体" w:hAnsi="宋体"/>
          <w:szCs w:val="24"/>
          <w:rPrChange w:id="434" w:author="tianlong" w:date="2016-08-05T13:00:00Z">
            <w:rPr>
              <w:del w:id="435" w:author="tianlong" w:date="2016-08-05T12:52:00Z"/>
            </w:rPr>
          </w:rPrChange>
        </w:rPr>
        <w:pPrChange w:id="436" w:author="tianlong" w:date="2016-08-05T13:00:00Z">
          <w:pPr>
            <w:pStyle w:val="a1"/>
            <w:ind w:firstLine="480"/>
          </w:pPr>
        </w:pPrChange>
      </w:pPr>
    </w:p>
    <w:p w14:paraId="2B69E4EE" w14:textId="00B2120A" w:rsidR="00A423E4" w:rsidRPr="0001206D" w:rsidRDefault="008166DD" w:rsidP="0001206D">
      <w:pPr>
        <w:pStyle w:val="4"/>
        <w:numPr>
          <w:ilvl w:val="2"/>
          <w:numId w:val="1"/>
        </w:numPr>
        <w:rPr>
          <w:ins w:id="437" w:author="go" w:date="2016-08-05T11:55:00Z"/>
          <w:rFonts w:ascii="宋体" w:hAnsi="宋体"/>
          <w:szCs w:val="24"/>
          <w:rPrChange w:id="438" w:author="tianlong" w:date="2016-08-05T13:00:00Z">
            <w:rPr>
              <w:ins w:id="439" w:author="go" w:date="2016-08-05T11:55:00Z"/>
            </w:rPr>
          </w:rPrChange>
        </w:rPr>
        <w:pPrChange w:id="440" w:author="tianlong" w:date="2016-08-05T13:00:00Z">
          <w:pPr>
            <w:pStyle w:val="a1"/>
            <w:ind w:firstLine="480"/>
          </w:pPr>
        </w:pPrChange>
      </w:pPr>
      <w:ins w:id="441" w:author="go" w:date="2016-08-05T11:55:00Z">
        <w:r w:rsidRPr="0001206D">
          <w:rPr>
            <w:rFonts w:ascii="宋体" w:hAnsi="宋体" w:hint="eastAsia"/>
            <w:szCs w:val="24"/>
            <w:rPrChange w:id="442" w:author="tianlong" w:date="2016-08-05T13:00:00Z">
              <w:rPr>
                <w:rFonts w:hint="eastAsia"/>
              </w:rPr>
            </w:rPrChange>
          </w:rPr>
          <w:t>断点管理功能</w:t>
        </w:r>
      </w:ins>
    </w:p>
    <w:p w14:paraId="0CC279D1" w14:textId="6691EA00" w:rsidR="006D7C9B" w:rsidRDefault="00A42142" w:rsidP="00A42142">
      <w:pPr>
        <w:pStyle w:val="a1"/>
        <w:spacing w:line="360" w:lineRule="auto"/>
        <w:ind w:firstLine="480"/>
        <w:rPr>
          <w:ins w:id="443" w:author="go" w:date="2016-08-05T12:03:00Z"/>
        </w:rPr>
        <w:pPrChange w:id="444" w:author="tianlong" w:date="2016-08-05T13:15:00Z">
          <w:pPr>
            <w:pStyle w:val="a1"/>
            <w:ind w:firstLine="480"/>
          </w:pPr>
        </w:pPrChange>
      </w:pPr>
      <w:ins w:id="445" w:author="tianlong" w:date="2016-08-05T13:12:00Z">
        <w:r>
          <w:rPr>
            <w:rFonts w:hint="eastAsia"/>
          </w:rPr>
          <w:t>断点</w:t>
        </w:r>
        <w:r>
          <w:t>管理功能的使用者是开发人员，</w:t>
        </w:r>
        <w:r>
          <w:rPr>
            <w:rFonts w:hint="eastAsia"/>
          </w:rPr>
          <w:t>开发</w:t>
        </w:r>
        <w:r>
          <w:t>人员需要</w:t>
        </w:r>
      </w:ins>
      <w:ins w:id="446" w:author="go" w:date="2016-08-05T11:55:00Z">
        <w:r w:rsidR="00C12203">
          <w:t>实现</w:t>
        </w:r>
        <w:del w:id="447" w:author="tianlong" w:date="2016-08-05T13:13:00Z">
          <w:r w:rsidR="00C12203" w:rsidDel="00A42142">
            <w:delText>断点的</w:delText>
          </w:r>
        </w:del>
        <w:r w:rsidR="00C12203">
          <w:t>添加</w:t>
        </w:r>
      </w:ins>
      <w:ins w:id="448" w:author="tianlong" w:date="2016-08-05T13:13:00Z">
        <w:r>
          <w:rPr>
            <w:rFonts w:hint="eastAsia"/>
          </w:rPr>
          <w:t>断点和</w:t>
        </w:r>
      </w:ins>
      <w:ins w:id="449" w:author="go" w:date="2016-08-05T11:55:00Z">
        <w:del w:id="450" w:author="tianlong" w:date="2016-08-05T13:13:00Z">
          <w:r w:rsidR="00C12203" w:rsidDel="00A42142">
            <w:delText>、</w:delText>
          </w:r>
        </w:del>
        <w:r w:rsidR="00C12203">
          <w:t>删除</w:t>
        </w:r>
      </w:ins>
      <w:ins w:id="451" w:author="tianlong" w:date="2016-08-05T13:13:00Z">
        <w:r>
          <w:rPr>
            <w:rFonts w:hint="eastAsia"/>
          </w:rPr>
          <w:t>断点</w:t>
        </w:r>
        <w:r>
          <w:t>，调试目标一般</w:t>
        </w:r>
      </w:ins>
      <w:ins w:id="452" w:author="tianlong" w:date="2016-08-05T13:14:00Z">
        <w:r>
          <w:t>包括。。。。，</w:t>
        </w:r>
        <w:r>
          <w:rPr>
            <w:rFonts w:hint="eastAsia"/>
          </w:rPr>
          <w:t>当</w:t>
        </w:r>
        <w:r>
          <w:t>调试目标接收到添加断点和删除断点</w:t>
        </w:r>
        <w:r>
          <w:rPr>
            <w:rFonts w:hint="eastAsia"/>
          </w:rPr>
          <w:t>命令</w:t>
        </w:r>
        <w:r>
          <w:t>后，需要对断点事件进行判断</w:t>
        </w:r>
      </w:ins>
      <w:ins w:id="453" w:author="go" w:date="2016-08-05T11:56:00Z">
        <w:del w:id="454" w:author="tianlong" w:date="2016-08-05T13:14:00Z">
          <w:r w:rsidR="00C12203" w:rsidDel="00A42142">
            <w:delText>和断点判断</w:delText>
          </w:r>
        </w:del>
        <w:r w:rsidR="00C12203">
          <w:t>。</w:t>
        </w:r>
      </w:ins>
    </w:p>
    <w:p w14:paraId="4C654A99" w14:textId="2AA98EFD" w:rsidR="005464E1" w:rsidRDefault="005464E1" w:rsidP="006D7C9B">
      <w:pPr>
        <w:pStyle w:val="a1"/>
        <w:ind w:firstLine="480"/>
        <w:rPr>
          <w:ins w:id="455" w:author="tianlong" w:date="2016-08-05T13:04:00Z"/>
        </w:rPr>
      </w:pPr>
      <w:ins w:id="456" w:author="go" w:date="2016-08-05T12:03:00Z">
        <w:r>
          <w:object w:dxaOrig="7216" w:dyaOrig="4391" w14:anchorId="6F69411D">
            <v:shape id="_x0000_i1026" type="#_x0000_t75" style="width:360.85pt;height:220.2pt" o:ole="">
              <v:imagedata r:id="rId19" o:title=""/>
            </v:shape>
            <o:OLEObject Type="Embed" ProgID="Visio.Drawing.11" ShapeID="_x0000_i1026" DrawAspect="Content" ObjectID="_1531908335" r:id="rId20"/>
          </w:object>
        </w:r>
      </w:ins>
    </w:p>
    <w:p w14:paraId="45DF4F7C" w14:textId="25C204D7" w:rsidR="00EC3F18" w:rsidRDefault="00EC3F18" w:rsidP="00EC3F18">
      <w:pPr>
        <w:pStyle w:val="a1"/>
        <w:ind w:firstLine="480"/>
        <w:jc w:val="center"/>
        <w:rPr>
          <w:ins w:id="457" w:author="go" w:date="2016-08-05T12:03:00Z"/>
          <w:rFonts w:hint="eastAsia"/>
        </w:rPr>
        <w:pPrChange w:id="458" w:author="tianlong" w:date="2016-08-05T13:05:00Z">
          <w:pPr>
            <w:pStyle w:val="a1"/>
            <w:ind w:firstLine="480"/>
          </w:pPr>
        </w:pPrChange>
      </w:pPr>
      <w:ins w:id="459" w:author="tianlong" w:date="2016-08-05T13:04:00Z">
        <w:r>
          <w:rPr>
            <w:rFonts w:hint="eastAsia"/>
          </w:rPr>
          <w:t>图</w:t>
        </w:r>
        <w:r>
          <w:rPr>
            <w:rFonts w:hint="eastAsia"/>
          </w:rPr>
          <w:t xml:space="preserve">1 </w:t>
        </w:r>
      </w:ins>
      <w:ins w:id="460" w:author="tianlong" w:date="2016-08-05T13:05:00Z">
        <w:r>
          <w:rPr>
            <w:rFonts w:hint="eastAsia"/>
          </w:rPr>
          <w:t>断点管理</w:t>
        </w:r>
        <w:r>
          <w:t>功能用例图</w:t>
        </w:r>
      </w:ins>
    </w:p>
    <w:p w14:paraId="30B9EA53" w14:textId="5F0F785D" w:rsidR="005464E1" w:rsidRPr="0001206D" w:rsidRDefault="005464E1" w:rsidP="0001206D">
      <w:pPr>
        <w:pStyle w:val="4"/>
        <w:numPr>
          <w:ilvl w:val="2"/>
          <w:numId w:val="1"/>
        </w:numPr>
        <w:rPr>
          <w:ins w:id="461" w:author="go" w:date="2016-08-05T12:03:00Z"/>
          <w:rFonts w:ascii="宋体" w:hAnsi="宋体"/>
          <w:szCs w:val="24"/>
          <w:rPrChange w:id="462" w:author="tianlong" w:date="2016-08-05T13:00:00Z">
            <w:rPr>
              <w:ins w:id="463" w:author="go" w:date="2016-08-05T12:03:00Z"/>
            </w:rPr>
          </w:rPrChange>
        </w:rPr>
        <w:pPrChange w:id="464" w:author="tianlong" w:date="2016-08-05T13:00:00Z">
          <w:pPr>
            <w:pStyle w:val="a1"/>
            <w:ind w:firstLine="480"/>
          </w:pPr>
        </w:pPrChange>
      </w:pPr>
      <w:ins w:id="465" w:author="go" w:date="2016-08-05T12:03:00Z">
        <w:r w:rsidRPr="0001206D">
          <w:rPr>
            <w:rFonts w:ascii="宋体" w:hAnsi="宋体" w:hint="eastAsia"/>
            <w:szCs w:val="24"/>
            <w:rPrChange w:id="466" w:author="tianlong" w:date="2016-08-05T13:00:00Z">
              <w:rPr>
                <w:rFonts w:hint="eastAsia"/>
              </w:rPr>
            </w:rPrChange>
          </w:rPr>
          <w:t>变量管理</w:t>
        </w:r>
      </w:ins>
      <w:ins w:id="467" w:author="tianlong" w:date="2016-08-05T13:00:00Z">
        <w:r w:rsidR="0001206D">
          <w:rPr>
            <w:rFonts w:ascii="宋体" w:hAnsi="宋体" w:hint="eastAsia"/>
            <w:szCs w:val="24"/>
          </w:rPr>
          <w:t>功能</w:t>
        </w:r>
      </w:ins>
    </w:p>
    <w:p w14:paraId="4C4F7624" w14:textId="195A7059" w:rsidR="005464E1" w:rsidRDefault="00CB64FA" w:rsidP="006D7C9B">
      <w:pPr>
        <w:pStyle w:val="a1"/>
        <w:ind w:firstLine="480"/>
        <w:rPr>
          <w:ins w:id="468" w:author="go" w:date="2016-08-05T12:04:00Z"/>
        </w:rPr>
      </w:pPr>
      <w:ins w:id="469" w:author="go" w:date="2016-08-05T12:03:00Z">
        <w:r>
          <w:t>实现变量值</w:t>
        </w:r>
      </w:ins>
      <w:ins w:id="470" w:author="go" w:date="2016-08-05T12:04:00Z">
        <w:r w:rsidR="008262B4">
          <w:t>显示</w:t>
        </w:r>
      </w:ins>
      <w:ins w:id="471" w:author="go" w:date="2016-08-05T12:03:00Z">
        <w:r>
          <w:t>、变量值修改、增加</w:t>
        </w:r>
      </w:ins>
      <w:ins w:id="472" w:author="go" w:date="2016-08-05T12:04:00Z">
        <w:r>
          <w:t>查看变量和删除查看变量。</w:t>
        </w:r>
      </w:ins>
    </w:p>
    <w:p w14:paraId="17DC98D4" w14:textId="2886447F" w:rsidR="00C64393" w:rsidRDefault="001209C6" w:rsidP="006D7C9B">
      <w:pPr>
        <w:pStyle w:val="a1"/>
        <w:ind w:firstLine="480"/>
        <w:rPr>
          <w:ins w:id="473" w:author="tianlong" w:date="2016-08-05T13:05:00Z"/>
        </w:rPr>
      </w:pPr>
      <w:ins w:id="474" w:author="go" w:date="2016-08-05T12:07:00Z">
        <w:r>
          <w:object w:dxaOrig="4239" w:dyaOrig="5008" w14:anchorId="442118BA">
            <v:shape id="_x0000_i1055" type="#_x0000_t75" style="width:211.8pt;height:250.35pt" o:ole="">
              <v:imagedata r:id="rId21" o:title=""/>
            </v:shape>
            <o:OLEObject Type="Embed" ProgID="Visio.Drawing.11" ShapeID="_x0000_i1055" DrawAspect="Content" ObjectID="_1531908336" r:id="rId22"/>
          </w:object>
        </w:r>
      </w:ins>
    </w:p>
    <w:p w14:paraId="41FE7AB4" w14:textId="5014FBB9" w:rsidR="00EC3F18" w:rsidRDefault="00EC3F18" w:rsidP="00EC3F18">
      <w:pPr>
        <w:pStyle w:val="a1"/>
        <w:ind w:firstLine="480"/>
        <w:jc w:val="center"/>
        <w:rPr>
          <w:ins w:id="475" w:author="go" w:date="2016-08-05T12:07:00Z"/>
          <w:rFonts w:hint="eastAsia"/>
        </w:rPr>
        <w:pPrChange w:id="476" w:author="tianlong" w:date="2016-08-05T13:05:00Z">
          <w:pPr>
            <w:pStyle w:val="a1"/>
            <w:ind w:firstLine="480"/>
          </w:pPr>
        </w:pPrChange>
      </w:pPr>
      <w:ins w:id="477" w:author="tianlong" w:date="2016-08-05T13:05:00Z">
        <w:r>
          <w:rPr>
            <w:rFonts w:hint="eastAsia"/>
          </w:rPr>
          <w:t>图</w:t>
        </w:r>
        <w:r>
          <w:rPr>
            <w:rFonts w:hint="eastAsia"/>
          </w:rPr>
          <w:t xml:space="preserve">2 </w:t>
        </w:r>
        <w:r>
          <w:rPr>
            <w:rFonts w:hint="eastAsia"/>
          </w:rPr>
          <w:t>变量</w:t>
        </w:r>
        <w:r>
          <w:t>管理功能用例图</w:t>
        </w:r>
      </w:ins>
    </w:p>
    <w:p w14:paraId="0B2EA84C" w14:textId="5C57F68C" w:rsidR="008F78D6" w:rsidRPr="0001206D" w:rsidRDefault="00BF24F7" w:rsidP="0001206D">
      <w:pPr>
        <w:pStyle w:val="4"/>
        <w:numPr>
          <w:ilvl w:val="2"/>
          <w:numId w:val="1"/>
        </w:numPr>
        <w:rPr>
          <w:ins w:id="478" w:author="go" w:date="2016-08-05T12:09:00Z"/>
          <w:rFonts w:ascii="宋体" w:hAnsi="宋体"/>
          <w:szCs w:val="24"/>
          <w:rPrChange w:id="479" w:author="tianlong" w:date="2016-08-05T13:00:00Z">
            <w:rPr>
              <w:ins w:id="480" w:author="go" w:date="2016-08-05T12:09:00Z"/>
            </w:rPr>
          </w:rPrChange>
        </w:rPr>
        <w:pPrChange w:id="481" w:author="tianlong" w:date="2016-08-05T13:00:00Z">
          <w:pPr>
            <w:pStyle w:val="a1"/>
            <w:ind w:firstLine="480"/>
          </w:pPr>
        </w:pPrChange>
      </w:pPr>
      <w:ins w:id="482" w:author="go" w:date="2016-08-05T12:09:00Z">
        <w:r w:rsidRPr="0001206D">
          <w:rPr>
            <w:rFonts w:ascii="宋体" w:hAnsi="宋体" w:hint="eastAsia"/>
            <w:szCs w:val="24"/>
            <w:rPrChange w:id="483" w:author="tianlong" w:date="2016-08-05T13:00:00Z">
              <w:rPr>
                <w:rFonts w:hint="eastAsia"/>
              </w:rPr>
            </w:rPrChange>
          </w:rPr>
          <w:t>单步处理</w:t>
        </w:r>
      </w:ins>
      <w:ins w:id="484" w:author="tianlong" w:date="2016-08-05T13:00:00Z">
        <w:r w:rsidR="0001206D" w:rsidRPr="0001206D">
          <w:rPr>
            <w:rFonts w:ascii="宋体" w:hAnsi="宋体" w:hint="eastAsia"/>
            <w:szCs w:val="24"/>
            <w:rPrChange w:id="485" w:author="tianlong" w:date="2016-08-05T13:00:00Z">
              <w:rPr>
                <w:rFonts w:hint="eastAsia"/>
              </w:rPr>
            </w:rPrChange>
          </w:rPr>
          <w:t>功能</w:t>
        </w:r>
      </w:ins>
    </w:p>
    <w:p w14:paraId="4F6D8E12" w14:textId="63091BD8" w:rsidR="00BF24F7" w:rsidRDefault="00B60AD6" w:rsidP="006D7C9B">
      <w:pPr>
        <w:pStyle w:val="a1"/>
        <w:ind w:firstLine="480"/>
        <w:rPr>
          <w:ins w:id="486" w:author="tianlong" w:date="2016-08-05T13:05:00Z"/>
        </w:rPr>
      </w:pPr>
      <w:ins w:id="487" w:author="go" w:date="2016-08-05T12:12:00Z">
        <w:r>
          <w:object w:dxaOrig="5852" w:dyaOrig="5745" w14:anchorId="67223C10">
            <v:shape id="_x0000_i1056" type="#_x0000_t75" style="width:292.2pt;height:287.15pt" o:ole="">
              <v:imagedata r:id="rId23" o:title=""/>
            </v:shape>
            <o:OLEObject Type="Embed" ProgID="Visio.Drawing.11" ShapeID="_x0000_i1056" DrawAspect="Content" ObjectID="_1531908337" r:id="rId24"/>
          </w:object>
        </w:r>
      </w:ins>
    </w:p>
    <w:p w14:paraId="6F7E0DE6" w14:textId="02ED6CCE" w:rsidR="00EC3F18" w:rsidRDefault="00EC3F18" w:rsidP="00EC3F18">
      <w:pPr>
        <w:pStyle w:val="a1"/>
        <w:ind w:firstLine="480"/>
        <w:jc w:val="center"/>
        <w:rPr>
          <w:ins w:id="488" w:author="go" w:date="2016-08-05T12:16:00Z"/>
          <w:rFonts w:hint="eastAsia"/>
        </w:rPr>
        <w:pPrChange w:id="489" w:author="tianlong" w:date="2016-08-05T13:05:00Z">
          <w:pPr>
            <w:pStyle w:val="a1"/>
            <w:ind w:firstLine="480"/>
          </w:pPr>
        </w:pPrChange>
      </w:pPr>
      <w:ins w:id="490" w:author="tianlong" w:date="2016-08-05T13:05:00Z">
        <w:r>
          <w:rPr>
            <w:rFonts w:hint="eastAsia"/>
          </w:rPr>
          <w:t>图</w:t>
        </w:r>
        <w:r>
          <w:rPr>
            <w:rFonts w:hint="eastAsia"/>
          </w:rPr>
          <w:t xml:space="preserve">3 </w:t>
        </w:r>
        <w:r>
          <w:rPr>
            <w:rFonts w:hint="eastAsia"/>
          </w:rPr>
          <w:t>单步</w:t>
        </w:r>
        <w:r>
          <w:t>处理功能用例图</w:t>
        </w:r>
      </w:ins>
    </w:p>
    <w:p w14:paraId="386EDE90" w14:textId="33DA2D55" w:rsidR="000B54B7" w:rsidRPr="0001206D" w:rsidRDefault="000B54B7" w:rsidP="00600A40">
      <w:pPr>
        <w:pStyle w:val="4"/>
        <w:numPr>
          <w:ilvl w:val="2"/>
          <w:numId w:val="1"/>
        </w:numPr>
        <w:rPr>
          <w:ins w:id="491" w:author="go" w:date="2016-08-05T12:16:00Z"/>
          <w:rFonts w:ascii="宋体" w:hAnsi="宋体"/>
          <w:szCs w:val="24"/>
          <w:rPrChange w:id="492" w:author="tianlong" w:date="2016-08-05T13:00:00Z">
            <w:rPr>
              <w:ins w:id="493" w:author="go" w:date="2016-08-05T12:16:00Z"/>
            </w:rPr>
          </w:rPrChange>
        </w:rPr>
        <w:pPrChange w:id="494" w:author="tianlong" w:date="2016-08-05T13:16:00Z">
          <w:pPr>
            <w:pStyle w:val="a1"/>
            <w:ind w:firstLine="480"/>
          </w:pPr>
        </w:pPrChange>
      </w:pPr>
      <w:bookmarkStart w:id="495" w:name="_GoBack"/>
      <w:ins w:id="496" w:author="go" w:date="2016-08-05T12:16:00Z">
        <w:r w:rsidRPr="0001206D">
          <w:rPr>
            <w:rFonts w:ascii="宋体" w:hAnsi="宋体" w:hint="eastAsia"/>
            <w:szCs w:val="24"/>
            <w:rPrChange w:id="497" w:author="tianlong" w:date="2016-08-05T13:00:00Z">
              <w:rPr>
                <w:rFonts w:hint="eastAsia"/>
              </w:rPr>
            </w:rPrChange>
          </w:rPr>
          <w:lastRenderedPageBreak/>
          <w:t>调试目标状态管理</w:t>
        </w:r>
      </w:ins>
      <w:ins w:id="498" w:author="tianlong" w:date="2016-08-05T13:00:00Z">
        <w:r w:rsidR="0001206D">
          <w:rPr>
            <w:rFonts w:ascii="宋体" w:hAnsi="宋体" w:hint="eastAsia"/>
            <w:szCs w:val="24"/>
          </w:rPr>
          <w:t>功能</w:t>
        </w:r>
      </w:ins>
    </w:p>
    <w:bookmarkEnd w:id="495"/>
    <w:p w14:paraId="7CE4DF36" w14:textId="555ED5F3" w:rsidR="000B54B7" w:rsidRDefault="00F17EE7" w:rsidP="006D7C9B">
      <w:pPr>
        <w:pStyle w:val="a1"/>
        <w:ind w:firstLine="480"/>
        <w:rPr>
          <w:ins w:id="499" w:author="tianlong" w:date="2016-08-05T13:06:00Z"/>
        </w:rPr>
      </w:pPr>
      <w:ins w:id="500" w:author="go" w:date="2016-08-05T12:18:00Z">
        <w:r>
          <w:object w:dxaOrig="5744" w:dyaOrig="5050" w14:anchorId="2F864AF5">
            <v:shape id="_x0000_i1057" type="#_x0000_t75" style="width:287.15pt;height:252.85pt" o:ole="">
              <v:imagedata r:id="rId25" o:title=""/>
            </v:shape>
            <o:OLEObject Type="Embed" ProgID="Visio.Drawing.11" ShapeID="_x0000_i1057" DrawAspect="Content" ObjectID="_1531908338" r:id="rId26"/>
          </w:object>
        </w:r>
      </w:ins>
    </w:p>
    <w:p w14:paraId="3242AB1D" w14:textId="7C284E3E" w:rsidR="00EC3F18" w:rsidRDefault="00EC3F18" w:rsidP="00EC3F18">
      <w:pPr>
        <w:pStyle w:val="a1"/>
        <w:ind w:firstLine="480"/>
        <w:jc w:val="center"/>
        <w:rPr>
          <w:ins w:id="501" w:author="go" w:date="2016-08-05T12:17:00Z"/>
          <w:rFonts w:hint="eastAsia"/>
        </w:rPr>
        <w:pPrChange w:id="502" w:author="tianlong" w:date="2016-08-05T13:06:00Z">
          <w:pPr>
            <w:pStyle w:val="a1"/>
            <w:ind w:firstLine="480"/>
          </w:pPr>
        </w:pPrChange>
      </w:pPr>
      <w:ins w:id="503" w:author="tianlong" w:date="2016-08-05T13:06:00Z">
        <w:r>
          <w:rPr>
            <w:rFonts w:hint="eastAsia"/>
          </w:rPr>
          <w:t>图</w:t>
        </w:r>
        <w:r>
          <w:rPr>
            <w:rFonts w:hint="eastAsia"/>
          </w:rPr>
          <w:t xml:space="preserve">4 </w:t>
        </w:r>
        <w:r>
          <w:rPr>
            <w:rFonts w:hint="eastAsia"/>
          </w:rPr>
          <w:t>调试</w:t>
        </w:r>
        <w:r>
          <w:t>目标状态管理功能用例图</w:t>
        </w:r>
      </w:ins>
    </w:p>
    <w:p w14:paraId="3CFA19FE" w14:textId="2DB43021" w:rsidR="00176C01" w:rsidRPr="0001206D" w:rsidRDefault="00792222" w:rsidP="0001206D">
      <w:pPr>
        <w:pStyle w:val="4"/>
        <w:numPr>
          <w:ilvl w:val="2"/>
          <w:numId w:val="1"/>
        </w:numPr>
        <w:rPr>
          <w:ins w:id="504" w:author="go" w:date="2016-08-05T12:18:00Z"/>
          <w:rFonts w:ascii="宋体" w:hAnsi="宋体"/>
          <w:szCs w:val="24"/>
          <w:rPrChange w:id="505" w:author="tianlong" w:date="2016-08-05T13:00:00Z">
            <w:rPr>
              <w:ins w:id="506" w:author="go" w:date="2016-08-05T12:18:00Z"/>
            </w:rPr>
          </w:rPrChange>
        </w:rPr>
        <w:pPrChange w:id="507" w:author="tianlong" w:date="2016-08-05T13:00:00Z">
          <w:pPr>
            <w:pStyle w:val="a1"/>
            <w:ind w:firstLine="480"/>
          </w:pPr>
        </w:pPrChange>
      </w:pPr>
      <w:ins w:id="508" w:author="go" w:date="2016-08-05T12:18:00Z">
        <w:r w:rsidRPr="0001206D">
          <w:rPr>
            <w:rFonts w:ascii="宋体" w:hAnsi="宋体" w:hint="eastAsia"/>
            <w:szCs w:val="24"/>
            <w:rPrChange w:id="509" w:author="tianlong" w:date="2016-08-05T13:00:00Z">
              <w:rPr>
                <w:rFonts w:hint="eastAsia"/>
              </w:rPr>
            </w:rPrChange>
          </w:rPr>
          <w:t>方法</w:t>
        </w:r>
        <w:r w:rsidR="00E854F1" w:rsidRPr="0001206D">
          <w:rPr>
            <w:rFonts w:ascii="宋体" w:hAnsi="宋体" w:hint="eastAsia"/>
            <w:szCs w:val="24"/>
            <w:rPrChange w:id="510" w:author="tianlong" w:date="2016-08-05T13:00:00Z">
              <w:rPr>
                <w:rFonts w:hint="eastAsia"/>
              </w:rPr>
            </w:rPrChange>
          </w:rPr>
          <w:t>调用</w:t>
        </w:r>
        <w:r w:rsidRPr="0001206D">
          <w:rPr>
            <w:rFonts w:ascii="宋体" w:hAnsi="宋体" w:hint="eastAsia"/>
            <w:szCs w:val="24"/>
            <w:rPrChange w:id="511" w:author="tianlong" w:date="2016-08-05T13:00:00Z">
              <w:rPr>
                <w:rFonts w:hint="eastAsia"/>
              </w:rPr>
            </w:rPrChange>
          </w:rPr>
          <w:t>栈</w:t>
        </w:r>
        <w:r w:rsidR="006E15A3" w:rsidRPr="0001206D">
          <w:rPr>
            <w:rFonts w:ascii="宋体" w:hAnsi="宋体" w:hint="eastAsia"/>
            <w:szCs w:val="24"/>
            <w:rPrChange w:id="512" w:author="tianlong" w:date="2016-08-05T13:00:00Z">
              <w:rPr>
                <w:rFonts w:hint="eastAsia"/>
              </w:rPr>
            </w:rPrChange>
          </w:rPr>
          <w:t>显示</w:t>
        </w:r>
      </w:ins>
      <w:ins w:id="513" w:author="tianlong" w:date="2016-08-05T13:00:00Z">
        <w:r w:rsidR="0001206D" w:rsidRPr="0001206D">
          <w:rPr>
            <w:rFonts w:ascii="宋体" w:hAnsi="宋体" w:hint="eastAsia"/>
            <w:szCs w:val="24"/>
            <w:rPrChange w:id="514" w:author="tianlong" w:date="2016-08-05T13:00:00Z">
              <w:rPr>
                <w:rFonts w:hint="eastAsia"/>
              </w:rPr>
            </w:rPrChange>
          </w:rPr>
          <w:t>功能</w:t>
        </w:r>
      </w:ins>
    </w:p>
    <w:p w14:paraId="2C2A8A4B" w14:textId="2FA78FFC" w:rsidR="00675EE8" w:rsidRDefault="003C42FE" w:rsidP="006D7C9B">
      <w:pPr>
        <w:pStyle w:val="a1"/>
        <w:ind w:firstLine="480"/>
        <w:rPr>
          <w:ins w:id="515" w:author="tianlong" w:date="2016-08-05T13:06:00Z"/>
        </w:rPr>
      </w:pPr>
      <w:ins w:id="516" w:author="go" w:date="2016-08-05T12:21:00Z">
        <w:r>
          <w:object w:dxaOrig="3959" w:dyaOrig="2928" w14:anchorId="72FF980E">
            <v:shape id="_x0000_i1058" type="#_x0000_t75" style="width:198.4pt;height:146.5pt" o:ole="">
              <v:imagedata r:id="rId27" o:title=""/>
            </v:shape>
            <o:OLEObject Type="Embed" ProgID="Visio.Drawing.11" ShapeID="_x0000_i1058" DrawAspect="Content" ObjectID="_1531908339" r:id="rId28"/>
          </w:object>
        </w:r>
      </w:ins>
    </w:p>
    <w:p w14:paraId="4A4B93E8" w14:textId="52D54FD0" w:rsidR="00EC3F18" w:rsidRPr="006D7C9B" w:rsidRDefault="00EC3F18" w:rsidP="00EC3F18">
      <w:pPr>
        <w:pStyle w:val="a1"/>
        <w:ind w:firstLine="480"/>
        <w:jc w:val="center"/>
        <w:rPr>
          <w:rFonts w:hint="eastAsia"/>
        </w:rPr>
        <w:pPrChange w:id="517" w:author="tianlong" w:date="2016-08-05T13:06:00Z">
          <w:pPr>
            <w:pStyle w:val="a1"/>
            <w:ind w:firstLine="480"/>
          </w:pPr>
        </w:pPrChange>
      </w:pPr>
      <w:ins w:id="518" w:author="tianlong" w:date="2016-08-05T13:06:00Z">
        <w:r>
          <w:rPr>
            <w:rFonts w:hint="eastAsia"/>
          </w:rPr>
          <w:t>图</w:t>
        </w:r>
        <w:r>
          <w:rPr>
            <w:rFonts w:hint="eastAsia"/>
          </w:rPr>
          <w:t xml:space="preserve">5 </w:t>
        </w:r>
        <w:r>
          <w:rPr>
            <w:rFonts w:hint="eastAsia"/>
          </w:rPr>
          <w:t>方法</w:t>
        </w:r>
        <w:r>
          <w:t>调用栈显示功能用例图</w:t>
        </w:r>
      </w:ins>
    </w:p>
    <w:p w14:paraId="5AA96623" w14:textId="6CB10037" w:rsidR="004E0E01" w:rsidRPr="00F87772" w:rsidDel="008C6DC4" w:rsidRDefault="00BE2CA9" w:rsidP="004E0E01">
      <w:pPr>
        <w:pStyle w:val="2"/>
        <w:numPr>
          <w:ilvl w:val="2"/>
          <w:numId w:val="1"/>
        </w:numPr>
        <w:rPr>
          <w:del w:id="519" w:author="tianlong" w:date="2016-08-05T12:32:00Z"/>
          <w:i/>
        </w:rPr>
      </w:pPr>
      <w:bookmarkStart w:id="520" w:name="_Toc451936661"/>
      <w:del w:id="521" w:author="tianlong" w:date="2016-08-05T12:32:00Z">
        <w:r w:rsidRPr="00F87772" w:rsidDel="008C6DC4">
          <w:rPr>
            <w:rFonts w:hint="eastAsia"/>
            <w:i/>
          </w:rPr>
          <w:delText>XXX</w:delText>
        </w:r>
        <w:r w:rsidR="004E0E01" w:rsidRPr="00F87772" w:rsidDel="008C6DC4">
          <w:rPr>
            <w:rFonts w:hint="eastAsia"/>
            <w:i/>
          </w:rPr>
          <w:delText>功能</w:delText>
        </w:r>
        <w:bookmarkEnd w:id="520"/>
      </w:del>
    </w:p>
    <w:p w14:paraId="7B09E8B1" w14:textId="57AC1583" w:rsidR="002D51BD" w:rsidRPr="00F87772" w:rsidDel="008C6DC4" w:rsidRDefault="002D51BD" w:rsidP="003C290D">
      <w:pPr>
        <w:numPr>
          <w:ilvl w:val="0"/>
          <w:numId w:val="8"/>
        </w:numPr>
        <w:adjustRightInd/>
        <w:spacing w:line="360" w:lineRule="auto"/>
        <w:ind w:left="851" w:hanging="284"/>
        <w:jc w:val="both"/>
        <w:textAlignment w:val="auto"/>
        <w:rPr>
          <w:del w:id="522" w:author="tianlong" w:date="2016-08-05T12:32:00Z"/>
          <w:b/>
          <w:i/>
          <w:szCs w:val="24"/>
        </w:rPr>
      </w:pPr>
      <w:del w:id="523" w:author="tianlong" w:date="2016-08-05T12:32:00Z">
        <w:r w:rsidRPr="00F87772" w:rsidDel="008C6DC4">
          <w:rPr>
            <w:rFonts w:hint="eastAsia"/>
            <w:b/>
            <w:i/>
            <w:szCs w:val="24"/>
          </w:rPr>
          <w:delText>功能描述</w:delText>
        </w:r>
        <w:r w:rsidR="004E0E01" w:rsidRPr="00F87772" w:rsidDel="008C6DC4">
          <w:rPr>
            <w:rFonts w:hint="eastAsia"/>
            <w:b/>
            <w:i/>
            <w:szCs w:val="24"/>
          </w:rPr>
          <w:delText>与用例</w:delText>
        </w:r>
      </w:del>
    </w:p>
    <w:p w14:paraId="4630C968" w14:textId="2D423823" w:rsidR="002D51BD" w:rsidRPr="00F87772" w:rsidDel="008C6DC4" w:rsidRDefault="002D51BD" w:rsidP="002D51BD">
      <w:pPr>
        <w:spacing w:line="360" w:lineRule="auto"/>
        <w:ind w:firstLineChars="200" w:firstLine="480"/>
        <w:rPr>
          <w:del w:id="524" w:author="tianlong" w:date="2016-08-05T12:32:00Z"/>
          <w:rFonts w:ascii="宋体" w:hAnsi="宋体"/>
          <w:i/>
          <w:szCs w:val="24"/>
        </w:rPr>
      </w:pPr>
      <w:del w:id="525" w:author="tianlong" w:date="2016-08-05T12:32:00Z">
        <w:r w:rsidRPr="00F87772" w:rsidDel="008C6DC4">
          <w:rPr>
            <w:rFonts w:ascii="宋体" w:hAnsi="宋体" w:hint="eastAsia"/>
            <w:i/>
            <w:szCs w:val="24"/>
          </w:rPr>
          <w:delText>外网互动</w:delText>
        </w:r>
        <w:r w:rsidRPr="00F87772" w:rsidDel="008C6DC4">
          <w:rPr>
            <w:rFonts w:ascii="宋体" w:hAnsi="宋体"/>
            <w:i/>
            <w:szCs w:val="24"/>
          </w:rPr>
          <w:delText>服务</w:delText>
        </w:r>
        <w:r w:rsidRPr="00F87772" w:rsidDel="008C6DC4">
          <w:rPr>
            <w:rFonts w:ascii="宋体" w:hAnsi="宋体" w:hint="eastAsia"/>
            <w:i/>
            <w:szCs w:val="24"/>
          </w:rPr>
          <w:delText>是</w:delText>
        </w:r>
        <w:r w:rsidRPr="00F87772" w:rsidDel="008C6DC4">
          <w:rPr>
            <w:rFonts w:ascii="宋体" w:hAnsi="宋体"/>
            <w:i/>
            <w:szCs w:val="24"/>
          </w:rPr>
          <w:delText>企业</w:delText>
        </w:r>
        <w:r w:rsidRPr="00F87772" w:rsidDel="008C6DC4">
          <w:rPr>
            <w:rFonts w:ascii="宋体" w:hAnsi="宋体" w:hint="eastAsia"/>
            <w:i/>
            <w:szCs w:val="24"/>
          </w:rPr>
          <w:delText>、</w:delText>
        </w:r>
        <w:r w:rsidRPr="00F87772" w:rsidDel="008C6DC4">
          <w:rPr>
            <w:rFonts w:ascii="宋体" w:hAnsi="宋体"/>
            <w:i/>
            <w:szCs w:val="24"/>
          </w:rPr>
          <w:delText>个人</w:delText>
        </w:r>
        <w:r w:rsidRPr="00F87772" w:rsidDel="008C6DC4">
          <w:rPr>
            <w:rFonts w:ascii="宋体" w:hAnsi="宋体" w:hint="eastAsia"/>
            <w:i/>
            <w:szCs w:val="24"/>
          </w:rPr>
          <w:delText>与业务</w:delText>
        </w:r>
        <w:r w:rsidRPr="00F87772" w:rsidDel="008C6DC4">
          <w:rPr>
            <w:rFonts w:ascii="宋体" w:hAnsi="宋体"/>
            <w:i/>
            <w:szCs w:val="24"/>
          </w:rPr>
          <w:delText>机构工作人员</w:delText>
        </w:r>
        <w:r w:rsidRPr="00F87772" w:rsidDel="008C6DC4">
          <w:rPr>
            <w:rFonts w:ascii="宋体" w:hAnsi="宋体" w:hint="eastAsia"/>
            <w:i/>
            <w:szCs w:val="24"/>
          </w:rPr>
          <w:delText>的</w:delText>
        </w:r>
        <w:r w:rsidRPr="00F87772" w:rsidDel="008C6DC4">
          <w:rPr>
            <w:rFonts w:ascii="宋体" w:hAnsi="宋体"/>
            <w:i/>
            <w:szCs w:val="24"/>
          </w:rPr>
          <w:delText>一个互动</w:delText>
        </w:r>
        <w:r w:rsidRPr="00F87772" w:rsidDel="008C6DC4">
          <w:rPr>
            <w:rFonts w:ascii="宋体" w:hAnsi="宋体" w:hint="eastAsia"/>
            <w:i/>
            <w:szCs w:val="24"/>
          </w:rPr>
          <w:delText>过程</w:delText>
        </w:r>
        <w:r w:rsidRPr="00F87772" w:rsidDel="008C6DC4">
          <w:rPr>
            <w:rFonts w:ascii="宋体" w:hAnsi="宋体"/>
            <w:i/>
            <w:szCs w:val="24"/>
          </w:rPr>
          <w:delText>，企业</w:delText>
        </w:r>
        <w:r w:rsidRPr="00F87772" w:rsidDel="008C6DC4">
          <w:rPr>
            <w:rFonts w:ascii="宋体" w:hAnsi="宋体" w:hint="eastAsia"/>
            <w:i/>
            <w:szCs w:val="24"/>
          </w:rPr>
          <w:delText>与</w:delText>
        </w:r>
        <w:r w:rsidRPr="00F87772" w:rsidDel="008C6DC4">
          <w:rPr>
            <w:rFonts w:ascii="宋体" w:hAnsi="宋体"/>
            <w:i/>
            <w:szCs w:val="24"/>
          </w:rPr>
          <w:delText>个人</w:delText>
        </w:r>
        <w:r w:rsidRPr="00F87772" w:rsidDel="008C6DC4">
          <w:rPr>
            <w:rFonts w:ascii="宋体" w:hAnsi="宋体" w:hint="eastAsia"/>
            <w:i/>
            <w:szCs w:val="24"/>
          </w:rPr>
          <w:delText>通过</w:delText>
        </w:r>
        <w:r w:rsidRPr="00F87772" w:rsidDel="008C6DC4">
          <w:rPr>
            <w:rFonts w:ascii="宋体" w:hAnsi="宋体"/>
            <w:i/>
            <w:szCs w:val="24"/>
          </w:rPr>
          <w:delText>该系统可以</w:delText>
        </w:r>
        <w:r w:rsidRPr="00F87772" w:rsidDel="008C6DC4">
          <w:rPr>
            <w:rFonts w:ascii="宋体" w:hAnsi="宋体" w:hint="eastAsia"/>
            <w:i/>
            <w:szCs w:val="24"/>
          </w:rPr>
          <w:delText>进行实名注册</w:delText>
        </w:r>
        <w:r w:rsidRPr="00F87772" w:rsidDel="008C6DC4">
          <w:rPr>
            <w:rFonts w:ascii="宋体" w:hAnsi="宋体"/>
            <w:i/>
            <w:szCs w:val="24"/>
          </w:rPr>
          <w:delText>、</w:delText>
        </w:r>
        <w:r w:rsidRPr="00F87772" w:rsidDel="008C6DC4">
          <w:rPr>
            <w:rFonts w:ascii="宋体" w:hAnsi="宋体" w:hint="eastAsia"/>
            <w:i/>
            <w:szCs w:val="24"/>
          </w:rPr>
          <w:delText>用户</w:delText>
        </w:r>
        <w:r w:rsidRPr="00F87772" w:rsidDel="008C6DC4">
          <w:rPr>
            <w:rFonts w:ascii="宋体" w:hAnsi="宋体"/>
            <w:i/>
            <w:szCs w:val="24"/>
          </w:rPr>
          <w:delText>登陆、</w:delText>
        </w:r>
        <w:r w:rsidRPr="00F87772" w:rsidDel="008C6DC4">
          <w:rPr>
            <w:rFonts w:ascii="宋体" w:hAnsi="宋体" w:hint="eastAsia"/>
            <w:i/>
            <w:szCs w:val="24"/>
          </w:rPr>
          <w:delText>个人</w:delText>
        </w:r>
        <w:r w:rsidRPr="00F87772" w:rsidDel="008C6DC4">
          <w:rPr>
            <w:rFonts w:ascii="宋体" w:hAnsi="宋体"/>
            <w:i/>
            <w:szCs w:val="24"/>
          </w:rPr>
          <w:delText>信息</w:delText>
        </w:r>
        <w:r w:rsidRPr="00F87772" w:rsidDel="008C6DC4">
          <w:rPr>
            <w:rFonts w:ascii="宋体" w:hAnsi="宋体" w:hint="eastAsia"/>
            <w:i/>
            <w:szCs w:val="24"/>
          </w:rPr>
          <w:delText>管理、个人投诉</w:delText>
        </w:r>
        <w:r w:rsidRPr="00F87772" w:rsidDel="008C6DC4">
          <w:rPr>
            <w:rFonts w:ascii="宋体" w:hAnsi="宋体"/>
            <w:i/>
            <w:szCs w:val="24"/>
          </w:rPr>
          <w:delText>列表</w:delText>
        </w:r>
        <w:r w:rsidRPr="00F87772" w:rsidDel="008C6DC4">
          <w:rPr>
            <w:rFonts w:ascii="宋体" w:hAnsi="宋体" w:hint="eastAsia"/>
            <w:i/>
            <w:szCs w:val="24"/>
          </w:rPr>
          <w:delText>、事件</w:delText>
        </w:r>
        <w:r w:rsidRPr="00F87772" w:rsidDel="008C6DC4">
          <w:rPr>
            <w:rFonts w:ascii="宋体" w:hAnsi="宋体"/>
            <w:i/>
            <w:szCs w:val="24"/>
          </w:rPr>
          <w:delText>投诉、匿名</w:delText>
        </w:r>
        <w:r w:rsidRPr="00F87772" w:rsidDel="008C6DC4">
          <w:rPr>
            <w:rFonts w:ascii="宋体" w:hAnsi="宋体" w:hint="eastAsia"/>
            <w:i/>
            <w:szCs w:val="24"/>
          </w:rPr>
          <w:delText>举报、</w:delText>
        </w:r>
        <w:r w:rsidRPr="00F87772" w:rsidDel="008C6DC4">
          <w:rPr>
            <w:rFonts w:ascii="宋体" w:hAnsi="宋体"/>
            <w:i/>
            <w:szCs w:val="24"/>
          </w:rPr>
          <w:delText>实名举报、模版下载</w:delText>
        </w:r>
        <w:r w:rsidRPr="00F87772" w:rsidDel="008C6DC4">
          <w:rPr>
            <w:rFonts w:ascii="宋体" w:hAnsi="宋体" w:hint="eastAsia"/>
            <w:i/>
            <w:szCs w:val="24"/>
          </w:rPr>
          <w:delText>。</w:delText>
        </w:r>
        <w:r w:rsidR="00BE2CA9" w:rsidRPr="00F87772" w:rsidDel="008C6DC4">
          <w:rPr>
            <w:rFonts w:ascii="宋体" w:hAnsi="宋体" w:hint="eastAsia"/>
            <w:i/>
            <w:szCs w:val="24"/>
          </w:rPr>
          <w:delText>如图6所示</w:delText>
        </w:r>
      </w:del>
    </w:p>
    <w:p w14:paraId="457FD660" w14:textId="54A368DE" w:rsidR="004E0E01" w:rsidRPr="00F87772" w:rsidDel="008C6DC4" w:rsidRDefault="00F174AD" w:rsidP="002D51BD">
      <w:pPr>
        <w:spacing w:line="360" w:lineRule="auto"/>
        <w:ind w:firstLineChars="200" w:firstLine="480"/>
        <w:rPr>
          <w:del w:id="526" w:author="tianlong" w:date="2016-08-05T12:32:00Z"/>
          <w:rFonts w:ascii="宋体" w:hAnsi="宋体"/>
          <w:i/>
          <w:szCs w:val="24"/>
        </w:rPr>
      </w:pPr>
      <w:del w:id="527" w:author="tianlong" w:date="2016-08-05T12:32:00Z">
        <w:r w:rsidRPr="00F87772" w:rsidDel="008C6DC4">
          <w:rPr>
            <w:rFonts w:ascii="宋体" w:hAnsi="宋体"/>
            <w:i/>
            <w:noProof/>
            <w:szCs w:val="24"/>
          </w:rPr>
          <w:drawing>
            <wp:inline distT="0" distB="0" distL="0" distR="0" wp14:anchorId="08ACFA0C" wp14:editId="0432FB7C">
              <wp:extent cx="4776575" cy="2071421"/>
              <wp:effectExtent l="0" t="0" r="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010" cy="2072477"/>
                      </a:xfrm>
                      <a:prstGeom prst="rect">
                        <a:avLst/>
                      </a:prstGeom>
                    </pic:spPr>
                  </pic:pic>
                </a:graphicData>
              </a:graphic>
            </wp:inline>
          </w:drawing>
        </w:r>
      </w:del>
    </w:p>
    <w:p w14:paraId="50DB6E2C" w14:textId="5206FF70" w:rsidR="00900529" w:rsidRPr="00F87772" w:rsidDel="008C6DC4" w:rsidRDefault="00900529" w:rsidP="00900529">
      <w:pPr>
        <w:spacing w:line="360" w:lineRule="auto"/>
        <w:ind w:firstLineChars="200" w:firstLine="480"/>
        <w:jc w:val="center"/>
        <w:rPr>
          <w:del w:id="528" w:author="tianlong" w:date="2016-08-05T12:32:00Z"/>
          <w:rFonts w:ascii="宋体" w:hAnsi="宋体"/>
          <w:i/>
          <w:szCs w:val="24"/>
        </w:rPr>
      </w:pPr>
      <w:del w:id="529" w:author="tianlong" w:date="2016-08-05T12:32:00Z">
        <w:r w:rsidRPr="00F87772" w:rsidDel="008C6DC4">
          <w:rPr>
            <w:rFonts w:hint="eastAsia"/>
            <w:i/>
          </w:rPr>
          <w:delText>图</w:delText>
        </w:r>
        <w:r w:rsidRPr="00F87772" w:rsidDel="008C6DC4">
          <w:rPr>
            <w:rFonts w:hint="eastAsia"/>
            <w:i/>
          </w:rPr>
          <w:delText xml:space="preserve">6 </w:delText>
        </w:r>
        <w:r w:rsidRPr="00F87772" w:rsidDel="008C6DC4">
          <w:rPr>
            <w:rFonts w:hint="eastAsia"/>
            <w:i/>
          </w:rPr>
          <w:delText>外网互动服务用例图</w:delText>
        </w:r>
      </w:del>
    </w:p>
    <w:p w14:paraId="58AB8567" w14:textId="3F810B7A" w:rsidR="002D51BD" w:rsidRPr="00F87772" w:rsidDel="008C6DC4" w:rsidRDefault="00746740" w:rsidP="00746740">
      <w:pPr>
        <w:adjustRightInd/>
        <w:spacing w:line="360" w:lineRule="auto"/>
        <w:ind w:left="1065"/>
        <w:jc w:val="both"/>
        <w:textAlignment w:val="auto"/>
        <w:rPr>
          <w:del w:id="530" w:author="tianlong" w:date="2016-08-05T12:32:00Z"/>
          <w:b/>
          <w:i/>
          <w:szCs w:val="24"/>
        </w:rPr>
      </w:pPr>
      <w:del w:id="531" w:author="tianlong" w:date="2016-08-05T12:32:00Z">
        <w:r w:rsidRPr="00F87772" w:rsidDel="008C6DC4">
          <w:rPr>
            <w:rFonts w:hint="eastAsia"/>
            <w:b/>
            <w:i/>
            <w:szCs w:val="24"/>
          </w:rPr>
          <w:delText>表</w:delText>
        </w:r>
        <w:r w:rsidRPr="00F87772" w:rsidDel="008C6DC4">
          <w:rPr>
            <w:rFonts w:hint="eastAsia"/>
            <w:b/>
            <w:i/>
            <w:szCs w:val="24"/>
          </w:rPr>
          <w:delText xml:space="preserve">1    </w:delText>
        </w:r>
        <w:r w:rsidR="002D51BD" w:rsidRPr="00F87772" w:rsidDel="008C6DC4">
          <w:rPr>
            <w:rFonts w:hint="eastAsia"/>
            <w:b/>
            <w:i/>
            <w:szCs w:val="24"/>
          </w:rPr>
          <w:delText>角色和职责</w:delText>
        </w:r>
      </w:del>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4200"/>
        <w:gridCol w:w="2505"/>
      </w:tblGrid>
      <w:tr w:rsidR="002D51BD" w:rsidRPr="00F87772" w:rsidDel="008C6DC4" w14:paraId="1856F02A" w14:textId="41FE6F8F" w:rsidTr="0026606A">
        <w:trPr>
          <w:trHeight w:val="533"/>
          <w:tblHeader/>
          <w:del w:id="532" w:author="tianlong" w:date="2016-08-05T12:32:00Z"/>
        </w:trPr>
        <w:tc>
          <w:tcPr>
            <w:tcW w:w="1800" w:type="dxa"/>
            <w:shd w:val="clear" w:color="auto" w:fill="D9D9D9"/>
            <w:vAlign w:val="center"/>
          </w:tcPr>
          <w:p w14:paraId="4729AC77" w14:textId="6A777838" w:rsidR="002D51BD" w:rsidRPr="00F87772" w:rsidDel="008C6DC4" w:rsidRDefault="002D51BD" w:rsidP="0026606A">
            <w:pPr>
              <w:pStyle w:val="23"/>
              <w:spacing w:line="360" w:lineRule="auto"/>
              <w:rPr>
                <w:del w:id="533" w:author="tianlong" w:date="2016-08-05T12:32:00Z"/>
                <w:i/>
                <w:sz w:val="24"/>
                <w:szCs w:val="24"/>
              </w:rPr>
            </w:pPr>
            <w:del w:id="534" w:author="tianlong" w:date="2016-08-05T12:32:00Z">
              <w:r w:rsidRPr="00F87772" w:rsidDel="008C6DC4">
                <w:rPr>
                  <w:rFonts w:hint="eastAsia"/>
                  <w:i/>
                  <w:sz w:val="24"/>
                  <w:szCs w:val="24"/>
                </w:rPr>
                <w:delText>角色</w:delText>
              </w:r>
            </w:del>
          </w:p>
        </w:tc>
        <w:tc>
          <w:tcPr>
            <w:tcW w:w="4200" w:type="dxa"/>
            <w:shd w:val="clear" w:color="auto" w:fill="D9D9D9"/>
            <w:vAlign w:val="center"/>
          </w:tcPr>
          <w:p w14:paraId="24CA2839" w14:textId="714FA219" w:rsidR="002D51BD" w:rsidRPr="00F87772" w:rsidDel="008C6DC4" w:rsidRDefault="002D51BD" w:rsidP="0026606A">
            <w:pPr>
              <w:pStyle w:val="23"/>
              <w:spacing w:line="360" w:lineRule="auto"/>
              <w:rPr>
                <w:del w:id="535" w:author="tianlong" w:date="2016-08-05T12:32:00Z"/>
                <w:i/>
                <w:sz w:val="24"/>
                <w:szCs w:val="24"/>
              </w:rPr>
            </w:pPr>
            <w:del w:id="536" w:author="tianlong" w:date="2016-08-05T12:32:00Z">
              <w:r w:rsidRPr="00F87772" w:rsidDel="008C6DC4">
                <w:rPr>
                  <w:rFonts w:hint="eastAsia"/>
                  <w:i/>
                  <w:sz w:val="24"/>
                  <w:szCs w:val="24"/>
                </w:rPr>
                <w:delText>组成</w:delText>
              </w:r>
            </w:del>
          </w:p>
        </w:tc>
        <w:tc>
          <w:tcPr>
            <w:tcW w:w="2505" w:type="dxa"/>
            <w:shd w:val="clear" w:color="auto" w:fill="D9D9D9"/>
            <w:vAlign w:val="center"/>
          </w:tcPr>
          <w:p w14:paraId="7A75E81F" w14:textId="0C4B5B69" w:rsidR="002D51BD" w:rsidRPr="00F87772" w:rsidDel="008C6DC4" w:rsidRDefault="002D51BD" w:rsidP="00006AB2">
            <w:pPr>
              <w:pStyle w:val="23"/>
              <w:rPr>
                <w:del w:id="537" w:author="tianlong" w:date="2016-08-05T12:32:00Z"/>
                <w:i/>
                <w:sz w:val="24"/>
                <w:szCs w:val="24"/>
              </w:rPr>
            </w:pPr>
            <w:del w:id="538" w:author="tianlong" w:date="2016-08-05T12:32:00Z">
              <w:r w:rsidRPr="00F87772" w:rsidDel="008C6DC4">
                <w:rPr>
                  <w:rFonts w:hint="eastAsia"/>
                  <w:i/>
                  <w:sz w:val="24"/>
                  <w:szCs w:val="24"/>
                </w:rPr>
                <w:delText>职责</w:delText>
              </w:r>
            </w:del>
          </w:p>
        </w:tc>
      </w:tr>
      <w:tr w:rsidR="002D51BD" w:rsidRPr="00F87772" w:rsidDel="008C6DC4" w14:paraId="7D21A755" w14:textId="2A1204C2" w:rsidTr="00006AB2">
        <w:trPr>
          <w:trHeight w:val="624"/>
          <w:tblHeader/>
          <w:del w:id="539" w:author="tianlong" w:date="2016-08-05T12:32:00Z"/>
        </w:trPr>
        <w:tc>
          <w:tcPr>
            <w:tcW w:w="1800" w:type="dxa"/>
            <w:vAlign w:val="center"/>
          </w:tcPr>
          <w:p w14:paraId="5A483B52" w14:textId="087936B2" w:rsidR="002D51BD" w:rsidRPr="00F87772" w:rsidDel="008C6DC4" w:rsidRDefault="002D51BD" w:rsidP="0026606A">
            <w:pPr>
              <w:pStyle w:val="af5"/>
              <w:spacing w:line="360" w:lineRule="auto"/>
              <w:rPr>
                <w:del w:id="540" w:author="tianlong" w:date="2016-08-05T12:32:00Z"/>
                <w:i/>
                <w:sz w:val="24"/>
                <w:szCs w:val="24"/>
              </w:rPr>
            </w:pPr>
            <w:del w:id="541" w:author="tianlong" w:date="2016-08-05T12:32:00Z">
              <w:r w:rsidRPr="00F87772" w:rsidDel="008C6DC4">
                <w:rPr>
                  <w:rFonts w:hint="eastAsia"/>
                  <w:i/>
                  <w:sz w:val="24"/>
                  <w:szCs w:val="24"/>
                </w:rPr>
                <w:delText>企业</w:delText>
              </w:r>
            </w:del>
          </w:p>
        </w:tc>
        <w:tc>
          <w:tcPr>
            <w:tcW w:w="4200" w:type="dxa"/>
            <w:vAlign w:val="center"/>
          </w:tcPr>
          <w:p w14:paraId="20189E3F" w14:textId="3D228E57" w:rsidR="002D51BD" w:rsidRPr="00F87772" w:rsidDel="008C6DC4" w:rsidRDefault="002D51BD" w:rsidP="0026606A">
            <w:pPr>
              <w:pStyle w:val="af5"/>
              <w:spacing w:line="360" w:lineRule="auto"/>
              <w:rPr>
                <w:del w:id="542" w:author="tianlong" w:date="2016-08-05T12:32:00Z"/>
                <w:i/>
                <w:sz w:val="24"/>
                <w:szCs w:val="24"/>
              </w:rPr>
            </w:pPr>
            <w:del w:id="543" w:author="tianlong" w:date="2016-08-05T12:32:00Z">
              <w:r w:rsidRPr="00F87772" w:rsidDel="008C6DC4">
                <w:rPr>
                  <w:rFonts w:hint="eastAsia"/>
                  <w:i/>
                  <w:sz w:val="24"/>
                  <w:szCs w:val="24"/>
                </w:rPr>
                <w:delText>企业单位用户</w:delText>
              </w:r>
            </w:del>
          </w:p>
        </w:tc>
        <w:tc>
          <w:tcPr>
            <w:tcW w:w="2505" w:type="dxa"/>
            <w:vAlign w:val="center"/>
          </w:tcPr>
          <w:p w14:paraId="6B7B881D" w14:textId="4F45210E" w:rsidR="002D51BD" w:rsidRPr="00F87772" w:rsidDel="008C6DC4" w:rsidRDefault="002D51BD" w:rsidP="00006AB2">
            <w:pPr>
              <w:pStyle w:val="af5"/>
              <w:rPr>
                <w:del w:id="544" w:author="tianlong" w:date="2016-08-05T12:32:00Z"/>
                <w:i/>
                <w:sz w:val="24"/>
                <w:szCs w:val="24"/>
              </w:rPr>
            </w:pPr>
            <w:del w:id="545" w:author="tianlong" w:date="2016-08-05T12:32:00Z">
              <w:r w:rsidRPr="00F87772" w:rsidDel="008C6DC4">
                <w:rPr>
                  <w:rFonts w:hint="eastAsia"/>
                  <w:i/>
                  <w:sz w:val="24"/>
                  <w:szCs w:val="24"/>
                </w:rPr>
                <w:delText>企业</w:delText>
              </w:r>
              <w:r w:rsidRPr="00F87772" w:rsidDel="008C6DC4">
                <w:rPr>
                  <w:i/>
                  <w:sz w:val="24"/>
                  <w:szCs w:val="24"/>
                </w:rPr>
                <w:delText>投诉个人、</w:delText>
              </w:r>
              <w:r w:rsidRPr="00F87772" w:rsidDel="008C6DC4">
                <w:rPr>
                  <w:rFonts w:hint="eastAsia"/>
                  <w:i/>
                  <w:sz w:val="24"/>
                  <w:szCs w:val="24"/>
                </w:rPr>
                <w:delText>匿名举报、实名举报</w:delText>
              </w:r>
            </w:del>
          </w:p>
        </w:tc>
      </w:tr>
      <w:tr w:rsidR="002D51BD" w:rsidRPr="00F87772" w:rsidDel="008C6DC4" w14:paraId="32D7EBF3" w14:textId="66C0C560" w:rsidTr="00006AB2">
        <w:trPr>
          <w:trHeight w:val="576"/>
          <w:tblHeader/>
          <w:del w:id="546" w:author="tianlong" w:date="2016-08-05T12:32:00Z"/>
        </w:trPr>
        <w:tc>
          <w:tcPr>
            <w:tcW w:w="1800" w:type="dxa"/>
            <w:vAlign w:val="center"/>
          </w:tcPr>
          <w:p w14:paraId="0F1D702D" w14:textId="7F55E48F" w:rsidR="002D51BD" w:rsidRPr="00F87772" w:rsidDel="008C6DC4" w:rsidRDefault="002D51BD" w:rsidP="0026606A">
            <w:pPr>
              <w:pStyle w:val="af5"/>
              <w:spacing w:line="360" w:lineRule="auto"/>
              <w:rPr>
                <w:del w:id="547" w:author="tianlong" w:date="2016-08-05T12:32:00Z"/>
                <w:i/>
                <w:sz w:val="24"/>
                <w:szCs w:val="24"/>
              </w:rPr>
            </w:pPr>
            <w:del w:id="548" w:author="tianlong" w:date="2016-08-05T12:32:00Z">
              <w:r w:rsidRPr="00F87772" w:rsidDel="008C6DC4">
                <w:rPr>
                  <w:rFonts w:hint="eastAsia"/>
                  <w:i/>
                  <w:sz w:val="24"/>
                  <w:szCs w:val="24"/>
                </w:rPr>
                <w:delText>个人</w:delText>
              </w:r>
            </w:del>
          </w:p>
        </w:tc>
        <w:tc>
          <w:tcPr>
            <w:tcW w:w="4200" w:type="dxa"/>
            <w:vAlign w:val="center"/>
          </w:tcPr>
          <w:p w14:paraId="77653168" w14:textId="0F4B6AEC" w:rsidR="002D51BD" w:rsidRPr="00F87772" w:rsidDel="008C6DC4" w:rsidRDefault="002D51BD" w:rsidP="00006AB2">
            <w:pPr>
              <w:pStyle w:val="af5"/>
              <w:jc w:val="left"/>
              <w:rPr>
                <w:del w:id="549" w:author="tianlong" w:date="2016-08-05T12:32:00Z"/>
                <w:i/>
                <w:sz w:val="24"/>
                <w:szCs w:val="24"/>
              </w:rPr>
            </w:pPr>
            <w:del w:id="550" w:author="tianlong" w:date="2016-08-05T12:32:00Z">
              <w:r w:rsidRPr="00F87772" w:rsidDel="008C6DC4">
                <w:rPr>
                  <w:rFonts w:hint="eastAsia"/>
                  <w:i/>
                  <w:sz w:val="24"/>
                  <w:szCs w:val="24"/>
                </w:rPr>
                <w:delText>个人用户</w:delText>
              </w:r>
            </w:del>
          </w:p>
        </w:tc>
        <w:tc>
          <w:tcPr>
            <w:tcW w:w="2505" w:type="dxa"/>
            <w:vAlign w:val="center"/>
          </w:tcPr>
          <w:p w14:paraId="0025526E" w14:textId="244ADB03" w:rsidR="002D51BD" w:rsidRPr="00F87772" w:rsidDel="008C6DC4" w:rsidRDefault="002D51BD" w:rsidP="00006AB2">
            <w:pPr>
              <w:pStyle w:val="af5"/>
              <w:jc w:val="left"/>
              <w:rPr>
                <w:del w:id="551" w:author="tianlong" w:date="2016-08-05T12:32:00Z"/>
                <w:i/>
                <w:sz w:val="24"/>
                <w:szCs w:val="24"/>
              </w:rPr>
            </w:pPr>
            <w:del w:id="552" w:author="tianlong" w:date="2016-08-05T12:32:00Z">
              <w:r w:rsidRPr="00F87772" w:rsidDel="008C6DC4">
                <w:rPr>
                  <w:rFonts w:hint="eastAsia"/>
                  <w:i/>
                  <w:sz w:val="24"/>
                  <w:szCs w:val="24"/>
                </w:rPr>
                <w:delText>个人投诉</w:delText>
              </w:r>
              <w:r w:rsidRPr="00F87772" w:rsidDel="008C6DC4">
                <w:rPr>
                  <w:i/>
                  <w:sz w:val="24"/>
                  <w:szCs w:val="24"/>
                </w:rPr>
                <w:delText>企业、</w:delText>
              </w:r>
              <w:r w:rsidRPr="00F87772" w:rsidDel="008C6DC4">
                <w:rPr>
                  <w:rFonts w:hint="eastAsia"/>
                  <w:i/>
                  <w:sz w:val="24"/>
                  <w:szCs w:val="24"/>
                </w:rPr>
                <w:delText>匿名举报、实名举报</w:delText>
              </w:r>
            </w:del>
          </w:p>
        </w:tc>
      </w:tr>
    </w:tbl>
    <w:p w14:paraId="759CAFE0" w14:textId="10332A38" w:rsidR="002D51BD" w:rsidRPr="00F87772" w:rsidDel="008C6DC4" w:rsidRDefault="00BE2CA9" w:rsidP="00812C02">
      <w:pPr>
        <w:pStyle w:val="2"/>
        <w:numPr>
          <w:ilvl w:val="2"/>
          <w:numId w:val="1"/>
        </w:numPr>
        <w:rPr>
          <w:del w:id="553" w:author="tianlong" w:date="2016-08-05T12:32:00Z"/>
          <w:i/>
        </w:rPr>
      </w:pPr>
      <w:bookmarkStart w:id="554" w:name="_Toc451936662"/>
      <w:del w:id="555" w:author="tianlong" w:date="2016-08-05T12:32:00Z">
        <w:r w:rsidRPr="00F87772" w:rsidDel="008C6DC4">
          <w:rPr>
            <w:rFonts w:hint="eastAsia"/>
            <w:i/>
          </w:rPr>
          <w:delText>XXX</w:delText>
        </w:r>
        <w:r w:rsidRPr="00F87772" w:rsidDel="008C6DC4">
          <w:rPr>
            <w:rFonts w:hint="eastAsia"/>
            <w:i/>
          </w:rPr>
          <w:delText>功能</w:delText>
        </w:r>
        <w:bookmarkEnd w:id="554"/>
      </w:del>
    </w:p>
    <w:p w14:paraId="17141D76" w14:textId="2D8582E9" w:rsidR="002D51BD" w:rsidRPr="00F87772" w:rsidDel="008C6DC4" w:rsidRDefault="002D51BD" w:rsidP="003C290D">
      <w:pPr>
        <w:numPr>
          <w:ilvl w:val="0"/>
          <w:numId w:val="9"/>
        </w:numPr>
        <w:adjustRightInd/>
        <w:spacing w:line="360" w:lineRule="auto"/>
        <w:ind w:left="851" w:hanging="284"/>
        <w:jc w:val="both"/>
        <w:textAlignment w:val="auto"/>
        <w:rPr>
          <w:del w:id="556" w:author="tianlong" w:date="2016-08-05T12:32:00Z"/>
          <w:b/>
          <w:i/>
          <w:szCs w:val="24"/>
        </w:rPr>
      </w:pPr>
      <w:del w:id="557" w:author="tianlong" w:date="2016-08-05T12:32:00Z">
        <w:r w:rsidRPr="00F87772" w:rsidDel="008C6DC4">
          <w:rPr>
            <w:rFonts w:hint="eastAsia"/>
            <w:b/>
            <w:i/>
            <w:szCs w:val="24"/>
          </w:rPr>
          <w:delText>功能描述</w:delText>
        </w:r>
        <w:r w:rsidR="004E0E01" w:rsidRPr="00F87772" w:rsidDel="008C6DC4">
          <w:rPr>
            <w:rFonts w:hint="eastAsia"/>
            <w:b/>
            <w:i/>
            <w:szCs w:val="24"/>
          </w:rPr>
          <w:delText>与用例</w:delText>
        </w:r>
      </w:del>
    </w:p>
    <w:p w14:paraId="79BAFFB8" w14:textId="54C4678E" w:rsidR="002D51BD" w:rsidRPr="00F87772" w:rsidDel="008C6DC4" w:rsidRDefault="002D51BD" w:rsidP="002D51BD">
      <w:pPr>
        <w:spacing w:line="360" w:lineRule="auto"/>
        <w:ind w:firstLineChars="200" w:firstLine="480"/>
        <w:rPr>
          <w:del w:id="558" w:author="tianlong" w:date="2016-08-05T12:32:00Z"/>
          <w:i/>
          <w:szCs w:val="24"/>
          <w:lang w:val="x-none"/>
        </w:rPr>
      </w:pPr>
      <w:del w:id="559" w:author="tianlong" w:date="2016-08-05T12:32:00Z">
        <w:r w:rsidRPr="00F87772" w:rsidDel="008C6DC4">
          <w:rPr>
            <w:rFonts w:hint="eastAsia"/>
            <w:i/>
            <w:szCs w:val="24"/>
            <w:lang w:val="x-none"/>
          </w:rPr>
          <w:delText>行政执法管理是对投诉、举报等事件进行受理或分发的管理。具体包括外网审核、外网受理、案件受理、受理审批、案件分发、案件调节、调解审批、群访转街镇调解案件、打印移交单列表、案件退回、案件查询。</w:delText>
        </w:r>
        <w:r w:rsidR="00BE2CA9" w:rsidRPr="00F87772" w:rsidDel="008C6DC4">
          <w:rPr>
            <w:rFonts w:ascii="宋体" w:hAnsi="宋体" w:hint="eastAsia"/>
            <w:i/>
            <w:szCs w:val="24"/>
          </w:rPr>
          <w:delText>如图</w:delText>
        </w:r>
        <w:r w:rsidR="00BE2CA9" w:rsidRPr="00F87772" w:rsidDel="008C6DC4">
          <w:rPr>
            <w:rFonts w:ascii="宋体" w:hAnsi="宋体"/>
            <w:i/>
            <w:szCs w:val="24"/>
          </w:rPr>
          <w:delText>7</w:delText>
        </w:r>
        <w:r w:rsidR="00BE2CA9" w:rsidRPr="00F87772" w:rsidDel="008C6DC4">
          <w:rPr>
            <w:rFonts w:ascii="宋体" w:hAnsi="宋体" w:hint="eastAsia"/>
            <w:i/>
            <w:szCs w:val="24"/>
          </w:rPr>
          <w:delText>所示</w:delText>
        </w:r>
      </w:del>
    </w:p>
    <w:p w14:paraId="69163D7C" w14:textId="6E10AA1F" w:rsidR="004E0E01" w:rsidRPr="00F87772" w:rsidDel="008C6DC4" w:rsidRDefault="00BE2CA9" w:rsidP="00006AB2">
      <w:pPr>
        <w:spacing w:line="360" w:lineRule="auto"/>
        <w:ind w:firstLineChars="200" w:firstLine="480"/>
        <w:jc w:val="center"/>
        <w:rPr>
          <w:del w:id="560" w:author="tianlong" w:date="2016-08-05T12:32:00Z"/>
          <w:i/>
        </w:rPr>
      </w:pPr>
      <w:del w:id="561" w:author="tianlong" w:date="2016-08-05T12:32:00Z">
        <w:r w:rsidRPr="00F87772" w:rsidDel="008C6DC4">
          <w:rPr>
            <w:rFonts w:ascii="宋体" w:hAnsi="宋体"/>
            <w:i/>
            <w:noProof/>
            <w:szCs w:val="24"/>
          </w:rPr>
          <w:drawing>
            <wp:inline distT="0" distB="0" distL="0" distR="0" wp14:anchorId="2E87A19B" wp14:editId="244F9412">
              <wp:extent cx="4776575" cy="2071421"/>
              <wp:effectExtent l="0" t="0" r="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010" cy="2072477"/>
                      </a:xfrm>
                      <a:prstGeom prst="rect">
                        <a:avLst/>
                      </a:prstGeom>
                    </pic:spPr>
                  </pic:pic>
                </a:graphicData>
              </a:graphic>
            </wp:inline>
          </w:drawing>
        </w:r>
      </w:del>
    </w:p>
    <w:p w14:paraId="5F187C26" w14:textId="692E98E7" w:rsidR="00006AB2" w:rsidRPr="00F87772" w:rsidDel="008C6DC4" w:rsidRDefault="00900529" w:rsidP="00900529">
      <w:pPr>
        <w:spacing w:line="360" w:lineRule="auto"/>
        <w:ind w:firstLineChars="200" w:firstLine="480"/>
        <w:jc w:val="center"/>
        <w:rPr>
          <w:del w:id="562" w:author="tianlong" w:date="2016-08-05T12:32:00Z"/>
          <w:rFonts w:ascii="宋体" w:hAnsi="宋体"/>
          <w:i/>
          <w:szCs w:val="24"/>
        </w:rPr>
      </w:pPr>
      <w:del w:id="563" w:author="tianlong" w:date="2016-08-05T12:32:00Z">
        <w:r w:rsidRPr="00F87772" w:rsidDel="008C6DC4">
          <w:rPr>
            <w:rFonts w:hint="eastAsia"/>
            <w:i/>
          </w:rPr>
          <w:delText>图</w:delText>
        </w:r>
        <w:r w:rsidRPr="00F87772" w:rsidDel="008C6DC4">
          <w:rPr>
            <w:rFonts w:hint="eastAsia"/>
            <w:i/>
          </w:rPr>
          <w:delText xml:space="preserve">7 </w:delText>
        </w:r>
        <w:r w:rsidRPr="00F87772" w:rsidDel="008C6DC4">
          <w:rPr>
            <w:rFonts w:hint="eastAsia"/>
            <w:i/>
          </w:rPr>
          <w:delText>行政执法管理用例图</w:delText>
        </w:r>
      </w:del>
    </w:p>
    <w:p w14:paraId="15F13D78" w14:textId="6DFE9331" w:rsidR="002D51BD" w:rsidRPr="00F87772" w:rsidDel="008C6DC4" w:rsidRDefault="002D51BD" w:rsidP="003C290D">
      <w:pPr>
        <w:numPr>
          <w:ilvl w:val="0"/>
          <w:numId w:val="9"/>
        </w:numPr>
        <w:adjustRightInd/>
        <w:spacing w:line="360" w:lineRule="auto"/>
        <w:ind w:leftChars="243" w:left="1065" w:hangingChars="200" w:hanging="482"/>
        <w:jc w:val="both"/>
        <w:textAlignment w:val="auto"/>
        <w:rPr>
          <w:del w:id="564" w:author="tianlong" w:date="2016-08-05T12:32:00Z"/>
          <w:b/>
          <w:i/>
          <w:szCs w:val="24"/>
        </w:rPr>
      </w:pPr>
      <w:del w:id="565" w:author="tianlong" w:date="2016-08-05T12:32:00Z">
        <w:r w:rsidRPr="00F87772" w:rsidDel="008C6DC4">
          <w:rPr>
            <w:rFonts w:hint="eastAsia"/>
            <w:b/>
            <w:i/>
            <w:szCs w:val="24"/>
          </w:rPr>
          <w:delText>角色和职责</w:delText>
        </w:r>
      </w:del>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4200"/>
        <w:gridCol w:w="2505"/>
      </w:tblGrid>
      <w:tr w:rsidR="002D51BD" w:rsidRPr="00F87772" w:rsidDel="008C6DC4" w14:paraId="154C2C6F" w14:textId="06436C8B" w:rsidTr="0026606A">
        <w:trPr>
          <w:trHeight w:val="533"/>
          <w:tblHeader/>
          <w:del w:id="566" w:author="tianlong" w:date="2016-08-05T12:32:00Z"/>
        </w:trPr>
        <w:tc>
          <w:tcPr>
            <w:tcW w:w="1800" w:type="dxa"/>
            <w:shd w:val="clear" w:color="auto" w:fill="D9D9D9"/>
            <w:vAlign w:val="center"/>
          </w:tcPr>
          <w:p w14:paraId="62CFCF60" w14:textId="73A152D5" w:rsidR="002D51BD" w:rsidRPr="00F87772" w:rsidDel="008C6DC4" w:rsidRDefault="002D51BD" w:rsidP="0026606A">
            <w:pPr>
              <w:pStyle w:val="23"/>
              <w:rPr>
                <w:del w:id="567" w:author="tianlong" w:date="2016-08-05T12:32:00Z"/>
                <w:i/>
                <w:sz w:val="24"/>
                <w:szCs w:val="24"/>
              </w:rPr>
            </w:pPr>
            <w:del w:id="568" w:author="tianlong" w:date="2016-08-05T12:32:00Z">
              <w:r w:rsidRPr="00F87772" w:rsidDel="008C6DC4">
                <w:rPr>
                  <w:rFonts w:hint="eastAsia"/>
                  <w:i/>
                  <w:sz w:val="24"/>
                  <w:szCs w:val="24"/>
                </w:rPr>
                <w:delText>角色</w:delText>
              </w:r>
            </w:del>
          </w:p>
        </w:tc>
        <w:tc>
          <w:tcPr>
            <w:tcW w:w="4200" w:type="dxa"/>
            <w:shd w:val="clear" w:color="auto" w:fill="D9D9D9"/>
            <w:vAlign w:val="center"/>
          </w:tcPr>
          <w:p w14:paraId="59538B36" w14:textId="327C35A3" w:rsidR="002D51BD" w:rsidRPr="00F87772" w:rsidDel="008C6DC4" w:rsidRDefault="002D51BD" w:rsidP="0026606A">
            <w:pPr>
              <w:pStyle w:val="23"/>
              <w:rPr>
                <w:del w:id="569" w:author="tianlong" w:date="2016-08-05T12:32:00Z"/>
                <w:i/>
                <w:sz w:val="24"/>
                <w:szCs w:val="24"/>
              </w:rPr>
            </w:pPr>
            <w:del w:id="570" w:author="tianlong" w:date="2016-08-05T12:32:00Z">
              <w:r w:rsidRPr="00F87772" w:rsidDel="008C6DC4">
                <w:rPr>
                  <w:rFonts w:hint="eastAsia"/>
                  <w:i/>
                  <w:sz w:val="24"/>
                  <w:szCs w:val="24"/>
                </w:rPr>
                <w:delText>组成</w:delText>
              </w:r>
            </w:del>
          </w:p>
        </w:tc>
        <w:tc>
          <w:tcPr>
            <w:tcW w:w="2505" w:type="dxa"/>
            <w:shd w:val="clear" w:color="auto" w:fill="D9D9D9"/>
            <w:vAlign w:val="center"/>
          </w:tcPr>
          <w:p w14:paraId="751081B0" w14:textId="628AEA17" w:rsidR="002D51BD" w:rsidRPr="00F87772" w:rsidDel="008C6DC4" w:rsidRDefault="002D51BD" w:rsidP="0026606A">
            <w:pPr>
              <w:pStyle w:val="23"/>
              <w:rPr>
                <w:del w:id="571" w:author="tianlong" w:date="2016-08-05T12:32:00Z"/>
                <w:i/>
                <w:sz w:val="24"/>
                <w:szCs w:val="24"/>
              </w:rPr>
            </w:pPr>
            <w:del w:id="572" w:author="tianlong" w:date="2016-08-05T12:32:00Z">
              <w:r w:rsidRPr="00F87772" w:rsidDel="008C6DC4">
                <w:rPr>
                  <w:rFonts w:hint="eastAsia"/>
                  <w:i/>
                  <w:sz w:val="24"/>
                  <w:szCs w:val="24"/>
                </w:rPr>
                <w:delText>职责</w:delText>
              </w:r>
            </w:del>
          </w:p>
        </w:tc>
      </w:tr>
      <w:tr w:rsidR="002D51BD" w:rsidRPr="00F87772" w:rsidDel="008C6DC4" w14:paraId="009019CE" w14:textId="7D639783" w:rsidTr="0026606A">
        <w:trPr>
          <w:trHeight w:val="432"/>
          <w:tblHeader/>
          <w:del w:id="573" w:author="tianlong" w:date="2016-08-05T12:32:00Z"/>
        </w:trPr>
        <w:tc>
          <w:tcPr>
            <w:tcW w:w="1800" w:type="dxa"/>
            <w:vAlign w:val="center"/>
          </w:tcPr>
          <w:p w14:paraId="26515C97" w14:textId="381B61DA" w:rsidR="002D51BD" w:rsidRPr="00F87772" w:rsidDel="008C6DC4" w:rsidRDefault="002D51BD" w:rsidP="0026606A">
            <w:pPr>
              <w:pStyle w:val="af5"/>
              <w:rPr>
                <w:del w:id="574" w:author="tianlong" w:date="2016-08-05T12:32:00Z"/>
                <w:i/>
                <w:sz w:val="24"/>
                <w:szCs w:val="24"/>
              </w:rPr>
            </w:pPr>
            <w:del w:id="575" w:author="tianlong" w:date="2016-08-05T12:32:00Z">
              <w:r w:rsidRPr="00F87772" w:rsidDel="008C6DC4">
                <w:rPr>
                  <w:rFonts w:hint="eastAsia"/>
                  <w:i/>
                  <w:sz w:val="24"/>
                  <w:szCs w:val="24"/>
                </w:rPr>
                <w:delText>科室领导</w:delText>
              </w:r>
            </w:del>
          </w:p>
        </w:tc>
        <w:tc>
          <w:tcPr>
            <w:tcW w:w="4200" w:type="dxa"/>
            <w:vAlign w:val="center"/>
          </w:tcPr>
          <w:p w14:paraId="1A59E486" w14:textId="5D71FBF6" w:rsidR="002D51BD" w:rsidRPr="00F87772" w:rsidDel="008C6DC4" w:rsidRDefault="002D51BD" w:rsidP="0026606A">
            <w:pPr>
              <w:pStyle w:val="af5"/>
              <w:rPr>
                <w:del w:id="576" w:author="tianlong" w:date="2016-08-05T12:32:00Z"/>
                <w:i/>
                <w:sz w:val="24"/>
                <w:szCs w:val="24"/>
              </w:rPr>
            </w:pPr>
            <w:del w:id="577" w:author="tianlong" w:date="2016-08-05T12:32:00Z">
              <w:r w:rsidRPr="00F87772" w:rsidDel="008C6DC4">
                <w:rPr>
                  <w:rFonts w:hint="eastAsia"/>
                  <w:i/>
                  <w:sz w:val="24"/>
                  <w:szCs w:val="24"/>
                </w:rPr>
                <w:delText>科长、副科长</w:delText>
              </w:r>
            </w:del>
          </w:p>
        </w:tc>
        <w:tc>
          <w:tcPr>
            <w:tcW w:w="2505" w:type="dxa"/>
            <w:vAlign w:val="center"/>
          </w:tcPr>
          <w:p w14:paraId="05A0B017" w14:textId="27BC49AF" w:rsidR="002D51BD" w:rsidRPr="00F87772" w:rsidDel="008C6DC4" w:rsidRDefault="002D51BD" w:rsidP="0026606A">
            <w:pPr>
              <w:pStyle w:val="af5"/>
              <w:rPr>
                <w:del w:id="578" w:author="tianlong" w:date="2016-08-05T12:32:00Z"/>
                <w:i/>
                <w:sz w:val="24"/>
                <w:szCs w:val="24"/>
              </w:rPr>
            </w:pPr>
            <w:del w:id="579" w:author="tianlong" w:date="2016-08-05T12:32:00Z">
              <w:r w:rsidRPr="00F87772" w:rsidDel="008C6DC4">
                <w:rPr>
                  <w:rFonts w:hint="eastAsia"/>
                  <w:i/>
                  <w:sz w:val="24"/>
                  <w:szCs w:val="24"/>
                </w:rPr>
                <w:delText>受理审批、调解审批、查询统计</w:delText>
              </w:r>
            </w:del>
          </w:p>
        </w:tc>
      </w:tr>
      <w:tr w:rsidR="002D51BD" w:rsidRPr="00F87772" w:rsidDel="008C6DC4" w14:paraId="0CE4A76A" w14:textId="2421F669" w:rsidTr="00006AB2">
        <w:trPr>
          <w:trHeight w:val="507"/>
          <w:tblHeader/>
          <w:del w:id="580" w:author="tianlong" w:date="2016-08-05T12:32:00Z"/>
        </w:trPr>
        <w:tc>
          <w:tcPr>
            <w:tcW w:w="1800" w:type="dxa"/>
            <w:vAlign w:val="center"/>
          </w:tcPr>
          <w:p w14:paraId="333AB733" w14:textId="6E56838F" w:rsidR="002D51BD" w:rsidRPr="00F87772" w:rsidDel="008C6DC4" w:rsidRDefault="002D51BD" w:rsidP="0026606A">
            <w:pPr>
              <w:pStyle w:val="af5"/>
              <w:rPr>
                <w:del w:id="581" w:author="tianlong" w:date="2016-08-05T12:32:00Z"/>
                <w:i/>
                <w:sz w:val="24"/>
                <w:szCs w:val="24"/>
              </w:rPr>
            </w:pPr>
            <w:del w:id="582" w:author="tianlong" w:date="2016-08-05T12:32:00Z">
              <w:r w:rsidRPr="00F87772" w:rsidDel="008C6DC4">
                <w:rPr>
                  <w:rFonts w:hint="eastAsia"/>
                  <w:i/>
                  <w:sz w:val="24"/>
                  <w:szCs w:val="24"/>
                </w:rPr>
                <w:delText>受理组</w:delText>
              </w:r>
            </w:del>
          </w:p>
        </w:tc>
        <w:tc>
          <w:tcPr>
            <w:tcW w:w="4200" w:type="dxa"/>
            <w:vAlign w:val="center"/>
          </w:tcPr>
          <w:p w14:paraId="6E92DE51" w14:textId="503BFE89" w:rsidR="002D51BD" w:rsidRPr="00F87772" w:rsidDel="008C6DC4" w:rsidRDefault="002D51BD" w:rsidP="0026606A">
            <w:pPr>
              <w:pStyle w:val="af5"/>
              <w:rPr>
                <w:del w:id="583" w:author="tianlong" w:date="2016-08-05T12:32:00Z"/>
                <w:i/>
                <w:sz w:val="24"/>
                <w:szCs w:val="24"/>
              </w:rPr>
            </w:pPr>
            <w:del w:id="584" w:author="tianlong" w:date="2016-08-05T12:32:00Z">
              <w:r w:rsidRPr="00F87772" w:rsidDel="008C6DC4">
                <w:rPr>
                  <w:rFonts w:hint="eastAsia"/>
                  <w:i/>
                  <w:sz w:val="24"/>
                  <w:szCs w:val="24"/>
                </w:rPr>
                <w:delText>受理组组长、副组长</w:delText>
              </w:r>
            </w:del>
          </w:p>
        </w:tc>
        <w:tc>
          <w:tcPr>
            <w:tcW w:w="2505" w:type="dxa"/>
            <w:vAlign w:val="center"/>
          </w:tcPr>
          <w:p w14:paraId="1367B703" w14:textId="37507193" w:rsidR="002D51BD" w:rsidRPr="00F87772" w:rsidDel="008C6DC4" w:rsidRDefault="002D51BD" w:rsidP="0026606A">
            <w:pPr>
              <w:pStyle w:val="af5"/>
              <w:rPr>
                <w:del w:id="585" w:author="tianlong" w:date="2016-08-05T12:32:00Z"/>
                <w:i/>
                <w:sz w:val="24"/>
                <w:szCs w:val="24"/>
              </w:rPr>
            </w:pPr>
            <w:del w:id="586" w:author="tianlong" w:date="2016-08-05T12:32:00Z">
              <w:r w:rsidRPr="00F87772" w:rsidDel="008C6DC4">
                <w:rPr>
                  <w:rFonts w:hint="eastAsia"/>
                  <w:i/>
                  <w:sz w:val="24"/>
                  <w:szCs w:val="24"/>
                </w:rPr>
                <w:delText>外网审核、外网受理、案件受理、打印移交单</w:delText>
              </w:r>
            </w:del>
          </w:p>
        </w:tc>
      </w:tr>
      <w:tr w:rsidR="002D51BD" w:rsidRPr="00F87772" w:rsidDel="008C6DC4" w14:paraId="3B9F2BDC" w14:textId="4BEA7B1C" w:rsidTr="0026606A">
        <w:trPr>
          <w:trHeight w:val="410"/>
          <w:tblHeader/>
          <w:del w:id="587" w:author="tianlong" w:date="2016-08-05T12:32:00Z"/>
        </w:trPr>
        <w:tc>
          <w:tcPr>
            <w:tcW w:w="1800" w:type="dxa"/>
            <w:vAlign w:val="center"/>
          </w:tcPr>
          <w:p w14:paraId="3AF73F43" w14:textId="2B9977A3" w:rsidR="002D51BD" w:rsidRPr="00F87772" w:rsidDel="008C6DC4" w:rsidRDefault="002D51BD" w:rsidP="0026606A">
            <w:pPr>
              <w:pStyle w:val="af5"/>
              <w:rPr>
                <w:del w:id="588" w:author="tianlong" w:date="2016-08-05T12:32:00Z"/>
                <w:i/>
                <w:sz w:val="24"/>
                <w:szCs w:val="24"/>
              </w:rPr>
            </w:pPr>
            <w:del w:id="589" w:author="tianlong" w:date="2016-08-05T12:32:00Z">
              <w:r w:rsidRPr="00F87772" w:rsidDel="008C6DC4">
                <w:rPr>
                  <w:rFonts w:hint="eastAsia"/>
                  <w:i/>
                  <w:sz w:val="24"/>
                  <w:szCs w:val="24"/>
                </w:rPr>
                <w:delText>内勤组</w:delText>
              </w:r>
            </w:del>
          </w:p>
        </w:tc>
        <w:tc>
          <w:tcPr>
            <w:tcW w:w="4200" w:type="dxa"/>
            <w:vAlign w:val="center"/>
          </w:tcPr>
          <w:p w14:paraId="3A42B832" w14:textId="501E7489" w:rsidR="002D51BD" w:rsidRPr="00F87772" w:rsidDel="008C6DC4" w:rsidRDefault="002D51BD" w:rsidP="0026606A">
            <w:pPr>
              <w:pStyle w:val="af5"/>
              <w:rPr>
                <w:del w:id="590" w:author="tianlong" w:date="2016-08-05T12:32:00Z"/>
                <w:i/>
                <w:sz w:val="24"/>
                <w:szCs w:val="24"/>
              </w:rPr>
            </w:pPr>
            <w:del w:id="591" w:author="tianlong" w:date="2016-08-05T12:32:00Z">
              <w:r w:rsidRPr="00F87772" w:rsidDel="008C6DC4">
                <w:rPr>
                  <w:rFonts w:hint="eastAsia"/>
                  <w:i/>
                  <w:sz w:val="24"/>
                  <w:szCs w:val="24"/>
                </w:rPr>
                <w:delText>内勤组人员</w:delText>
              </w:r>
            </w:del>
          </w:p>
        </w:tc>
        <w:tc>
          <w:tcPr>
            <w:tcW w:w="2505" w:type="dxa"/>
            <w:vAlign w:val="center"/>
          </w:tcPr>
          <w:p w14:paraId="2CA11B40" w14:textId="5AC17D22" w:rsidR="002D51BD" w:rsidRPr="00F87772" w:rsidDel="008C6DC4" w:rsidRDefault="002D51BD" w:rsidP="0026606A">
            <w:pPr>
              <w:pStyle w:val="af5"/>
              <w:rPr>
                <w:del w:id="592" w:author="tianlong" w:date="2016-08-05T12:32:00Z"/>
                <w:i/>
                <w:sz w:val="24"/>
                <w:szCs w:val="24"/>
              </w:rPr>
            </w:pPr>
            <w:del w:id="593" w:author="tianlong" w:date="2016-08-05T12:32:00Z">
              <w:r w:rsidRPr="00F87772" w:rsidDel="008C6DC4">
                <w:rPr>
                  <w:rFonts w:hint="eastAsia"/>
                  <w:i/>
                  <w:sz w:val="24"/>
                  <w:szCs w:val="24"/>
                </w:rPr>
                <w:delText>案件分发、案件查询、角色维护</w:delText>
              </w:r>
            </w:del>
          </w:p>
        </w:tc>
      </w:tr>
      <w:tr w:rsidR="002D51BD" w:rsidRPr="00F87772" w:rsidDel="008C6DC4" w14:paraId="18DDBCD9" w14:textId="49D0B03D" w:rsidTr="0026606A">
        <w:trPr>
          <w:trHeight w:val="410"/>
          <w:tblHeader/>
          <w:del w:id="594" w:author="tianlong" w:date="2016-08-05T12:32:00Z"/>
        </w:trPr>
        <w:tc>
          <w:tcPr>
            <w:tcW w:w="1800" w:type="dxa"/>
            <w:vAlign w:val="center"/>
          </w:tcPr>
          <w:p w14:paraId="646266F2" w14:textId="75E488C4" w:rsidR="002D51BD" w:rsidRPr="00F87772" w:rsidDel="008C6DC4" w:rsidRDefault="002D51BD" w:rsidP="0026606A">
            <w:pPr>
              <w:pStyle w:val="af5"/>
              <w:rPr>
                <w:del w:id="595" w:author="tianlong" w:date="2016-08-05T12:32:00Z"/>
                <w:i/>
                <w:sz w:val="24"/>
                <w:szCs w:val="24"/>
              </w:rPr>
            </w:pPr>
            <w:del w:id="596" w:author="tianlong" w:date="2016-08-05T12:32:00Z">
              <w:r w:rsidRPr="00F87772" w:rsidDel="008C6DC4">
                <w:rPr>
                  <w:rFonts w:hint="eastAsia"/>
                  <w:i/>
                  <w:sz w:val="24"/>
                  <w:szCs w:val="24"/>
                </w:rPr>
                <w:delText>电话组</w:delText>
              </w:r>
            </w:del>
          </w:p>
        </w:tc>
        <w:tc>
          <w:tcPr>
            <w:tcW w:w="4200" w:type="dxa"/>
            <w:vAlign w:val="center"/>
          </w:tcPr>
          <w:p w14:paraId="2E142B74" w14:textId="03A2BBD8" w:rsidR="002D51BD" w:rsidRPr="00F87772" w:rsidDel="008C6DC4" w:rsidRDefault="002D51BD" w:rsidP="0026606A">
            <w:pPr>
              <w:pStyle w:val="af5"/>
              <w:rPr>
                <w:del w:id="597" w:author="tianlong" w:date="2016-08-05T12:32:00Z"/>
                <w:i/>
                <w:sz w:val="24"/>
                <w:szCs w:val="24"/>
              </w:rPr>
            </w:pPr>
            <w:del w:id="598" w:author="tianlong" w:date="2016-08-05T12:32:00Z">
              <w:r w:rsidRPr="00F87772" w:rsidDel="008C6DC4">
                <w:rPr>
                  <w:rFonts w:hint="eastAsia"/>
                  <w:i/>
                  <w:sz w:val="24"/>
                  <w:szCs w:val="24"/>
                </w:rPr>
                <w:delText>电话组人员</w:delText>
              </w:r>
            </w:del>
          </w:p>
        </w:tc>
        <w:tc>
          <w:tcPr>
            <w:tcW w:w="2505" w:type="dxa"/>
            <w:vAlign w:val="center"/>
          </w:tcPr>
          <w:p w14:paraId="56D3DD4D" w14:textId="2E5D3BED" w:rsidR="002D51BD" w:rsidRPr="00F87772" w:rsidDel="008C6DC4" w:rsidRDefault="002D51BD" w:rsidP="0026606A">
            <w:pPr>
              <w:pStyle w:val="af5"/>
              <w:rPr>
                <w:del w:id="599" w:author="tianlong" w:date="2016-08-05T12:32:00Z"/>
                <w:i/>
                <w:sz w:val="24"/>
                <w:szCs w:val="24"/>
              </w:rPr>
            </w:pPr>
            <w:del w:id="600" w:author="tianlong" w:date="2016-08-05T12:32:00Z">
              <w:r w:rsidRPr="00F87772" w:rsidDel="008C6DC4">
                <w:rPr>
                  <w:rFonts w:hint="eastAsia"/>
                  <w:i/>
                  <w:sz w:val="24"/>
                  <w:szCs w:val="24"/>
                </w:rPr>
                <w:delText>案件受理、案件查询</w:delText>
              </w:r>
            </w:del>
          </w:p>
        </w:tc>
      </w:tr>
      <w:tr w:rsidR="002D51BD" w:rsidRPr="00F87772" w:rsidDel="008C6DC4" w14:paraId="2A4A1D7A" w14:textId="72DB57B1" w:rsidTr="0026606A">
        <w:trPr>
          <w:trHeight w:val="410"/>
          <w:tblHeader/>
          <w:del w:id="601" w:author="tianlong" w:date="2016-08-05T12:32:00Z"/>
        </w:trPr>
        <w:tc>
          <w:tcPr>
            <w:tcW w:w="1800" w:type="dxa"/>
            <w:vAlign w:val="center"/>
          </w:tcPr>
          <w:p w14:paraId="0DA29D90" w14:textId="0DCA3931" w:rsidR="002D51BD" w:rsidRPr="00F87772" w:rsidDel="008C6DC4" w:rsidRDefault="002D51BD" w:rsidP="0026606A">
            <w:pPr>
              <w:pStyle w:val="af5"/>
              <w:rPr>
                <w:del w:id="602" w:author="tianlong" w:date="2016-08-05T12:32:00Z"/>
                <w:i/>
                <w:sz w:val="24"/>
                <w:szCs w:val="24"/>
              </w:rPr>
            </w:pPr>
            <w:del w:id="603" w:author="tianlong" w:date="2016-08-05T12:32:00Z">
              <w:r w:rsidRPr="00F87772" w:rsidDel="008C6DC4">
                <w:rPr>
                  <w:rFonts w:hint="eastAsia"/>
                  <w:i/>
                  <w:sz w:val="24"/>
                  <w:szCs w:val="24"/>
                </w:rPr>
                <w:delText>调解组</w:delText>
              </w:r>
            </w:del>
          </w:p>
        </w:tc>
        <w:tc>
          <w:tcPr>
            <w:tcW w:w="4200" w:type="dxa"/>
            <w:vAlign w:val="center"/>
          </w:tcPr>
          <w:p w14:paraId="328350CA" w14:textId="119DF850" w:rsidR="002D51BD" w:rsidRPr="00F87772" w:rsidDel="008C6DC4" w:rsidRDefault="002D51BD" w:rsidP="0026606A">
            <w:pPr>
              <w:pStyle w:val="af5"/>
              <w:rPr>
                <w:del w:id="604" w:author="tianlong" w:date="2016-08-05T12:32:00Z"/>
                <w:i/>
                <w:sz w:val="24"/>
                <w:szCs w:val="24"/>
              </w:rPr>
            </w:pPr>
            <w:del w:id="605" w:author="tianlong" w:date="2016-08-05T12:32:00Z">
              <w:r w:rsidRPr="00F87772" w:rsidDel="008C6DC4">
                <w:rPr>
                  <w:rFonts w:hint="eastAsia"/>
                  <w:i/>
                  <w:sz w:val="24"/>
                  <w:szCs w:val="24"/>
                </w:rPr>
                <w:delText>调解组人员</w:delText>
              </w:r>
            </w:del>
          </w:p>
        </w:tc>
        <w:tc>
          <w:tcPr>
            <w:tcW w:w="2505" w:type="dxa"/>
            <w:vAlign w:val="center"/>
          </w:tcPr>
          <w:p w14:paraId="72BF270D" w14:textId="1C5E9087" w:rsidR="002D51BD" w:rsidRPr="00F87772" w:rsidDel="008C6DC4" w:rsidRDefault="002D51BD" w:rsidP="0026606A">
            <w:pPr>
              <w:pStyle w:val="af5"/>
              <w:rPr>
                <w:del w:id="606" w:author="tianlong" w:date="2016-08-05T12:32:00Z"/>
                <w:i/>
                <w:sz w:val="24"/>
                <w:szCs w:val="24"/>
              </w:rPr>
            </w:pPr>
            <w:del w:id="607" w:author="tianlong" w:date="2016-08-05T12:32:00Z">
              <w:r w:rsidRPr="00F87772" w:rsidDel="008C6DC4">
                <w:rPr>
                  <w:rFonts w:hint="eastAsia"/>
                  <w:i/>
                  <w:sz w:val="24"/>
                  <w:szCs w:val="24"/>
                </w:rPr>
                <w:delText>案件分发、案件调解、案件查询</w:delText>
              </w:r>
            </w:del>
          </w:p>
        </w:tc>
      </w:tr>
      <w:tr w:rsidR="002D51BD" w:rsidRPr="00F87772" w:rsidDel="008C6DC4" w14:paraId="40885C2D" w14:textId="015D3F30" w:rsidTr="00006AB2">
        <w:trPr>
          <w:trHeight w:val="255"/>
          <w:tblHeader/>
          <w:del w:id="608" w:author="tianlong" w:date="2016-08-05T12:32:00Z"/>
        </w:trPr>
        <w:tc>
          <w:tcPr>
            <w:tcW w:w="1800" w:type="dxa"/>
            <w:vAlign w:val="center"/>
          </w:tcPr>
          <w:p w14:paraId="78599F9E" w14:textId="5BC6CFB6" w:rsidR="002D51BD" w:rsidRPr="00F87772" w:rsidDel="008C6DC4" w:rsidRDefault="002D51BD" w:rsidP="0026606A">
            <w:pPr>
              <w:pStyle w:val="af5"/>
              <w:rPr>
                <w:del w:id="609" w:author="tianlong" w:date="2016-08-05T12:32:00Z"/>
                <w:i/>
                <w:sz w:val="24"/>
                <w:szCs w:val="24"/>
              </w:rPr>
            </w:pPr>
            <w:del w:id="610" w:author="tianlong" w:date="2016-08-05T12:32:00Z">
              <w:r w:rsidRPr="00F87772" w:rsidDel="008C6DC4">
                <w:rPr>
                  <w:rFonts w:hint="eastAsia"/>
                  <w:i/>
                  <w:sz w:val="24"/>
                  <w:szCs w:val="24"/>
                </w:rPr>
                <w:delText>街道办事处</w:delText>
              </w:r>
            </w:del>
          </w:p>
        </w:tc>
        <w:tc>
          <w:tcPr>
            <w:tcW w:w="4200" w:type="dxa"/>
            <w:vAlign w:val="center"/>
          </w:tcPr>
          <w:p w14:paraId="214D697C" w14:textId="36415C0B" w:rsidR="002D51BD" w:rsidRPr="00F87772" w:rsidDel="008C6DC4" w:rsidRDefault="002D51BD" w:rsidP="0026606A">
            <w:pPr>
              <w:pStyle w:val="af5"/>
              <w:rPr>
                <w:del w:id="611" w:author="tianlong" w:date="2016-08-05T12:32:00Z"/>
                <w:i/>
                <w:sz w:val="24"/>
                <w:szCs w:val="24"/>
              </w:rPr>
            </w:pPr>
            <w:del w:id="612" w:author="tianlong" w:date="2016-08-05T12:32:00Z">
              <w:r w:rsidRPr="00F87772" w:rsidDel="008C6DC4">
                <w:rPr>
                  <w:rFonts w:hint="eastAsia"/>
                  <w:i/>
                  <w:sz w:val="24"/>
                  <w:szCs w:val="24"/>
                </w:rPr>
                <w:delText>街道办事处人员</w:delText>
              </w:r>
            </w:del>
          </w:p>
        </w:tc>
        <w:tc>
          <w:tcPr>
            <w:tcW w:w="2505" w:type="dxa"/>
            <w:vAlign w:val="center"/>
          </w:tcPr>
          <w:p w14:paraId="31D481E8" w14:textId="15A1F5BE" w:rsidR="002D51BD" w:rsidRPr="00F87772" w:rsidDel="008C6DC4" w:rsidRDefault="002D51BD" w:rsidP="0026606A">
            <w:pPr>
              <w:pStyle w:val="af5"/>
              <w:rPr>
                <w:del w:id="613" w:author="tianlong" w:date="2016-08-05T12:32:00Z"/>
                <w:i/>
                <w:sz w:val="24"/>
                <w:szCs w:val="24"/>
              </w:rPr>
            </w:pPr>
            <w:del w:id="614" w:author="tianlong" w:date="2016-08-05T12:32:00Z">
              <w:r w:rsidRPr="00F87772" w:rsidDel="008C6DC4">
                <w:rPr>
                  <w:rFonts w:hint="eastAsia"/>
                  <w:i/>
                  <w:sz w:val="24"/>
                  <w:szCs w:val="24"/>
                </w:rPr>
                <w:delText>案件签收、街镇调解、街镇科长审批</w:delText>
              </w:r>
            </w:del>
          </w:p>
        </w:tc>
      </w:tr>
    </w:tbl>
    <w:p w14:paraId="536B465E" w14:textId="33651A91" w:rsidR="002D51BD" w:rsidRPr="00F87772" w:rsidDel="008C6DC4" w:rsidRDefault="00BE2CA9" w:rsidP="00812C02">
      <w:pPr>
        <w:pStyle w:val="2"/>
        <w:numPr>
          <w:ilvl w:val="2"/>
          <w:numId w:val="1"/>
        </w:numPr>
        <w:rPr>
          <w:del w:id="615" w:author="tianlong" w:date="2016-08-05T12:32:00Z"/>
          <w:i/>
        </w:rPr>
      </w:pPr>
      <w:bookmarkStart w:id="616" w:name="_Toc451936663"/>
      <w:del w:id="617" w:author="tianlong" w:date="2016-08-05T12:32:00Z">
        <w:r w:rsidRPr="00F87772" w:rsidDel="008C6DC4">
          <w:rPr>
            <w:rFonts w:hint="eastAsia"/>
            <w:i/>
          </w:rPr>
          <w:delText>XXX</w:delText>
        </w:r>
        <w:r w:rsidRPr="00F87772" w:rsidDel="008C6DC4">
          <w:rPr>
            <w:rFonts w:hint="eastAsia"/>
            <w:i/>
          </w:rPr>
          <w:delText>功能</w:delText>
        </w:r>
        <w:bookmarkEnd w:id="616"/>
      </w:del>
    </w:p>
    <w:p w14:paraId="1738C459" w14:textId="54526450" w:rsidR="002D51BD" w:rsidRPr="00F87772" w:rsidDel="008C6DC4" w:rsidRDefault="002D51BD" w:rsidP="003C290D">
      <w:pPr>
        <w:numPr>
          <w:ilvl w:val="0"/>
          <w:numId w:val="10"/>
        </w:numPr>
        <w:adjustRightInd/>
        <w:spacing w:line="360" w:lineRule="auto"/>
        <w:ind w:leftChars="243" w:left="1065" w:hangingChars="200" w:hanging="482"/>
        <w:jc w:val="both"/>
        <w:textAlignment w:val="auto"/>
        <w:rPr>
          <w:del w:id="618" w:author="tianlong" w:date="2016-08-05T12:32:00Z"/>
          <w:b/>
          <w:i/>
          <w:szCs w:val="24"/>
        </w:rPr>
      </w:pPr>
      <w:del w:id="619" w:author="tianlong" w:date="2016-08-05T12:32:00Z">
        <w:r w:rsidRPr="00F87772" w:rsidDel="008C6DC4">
          <w:rPr>
            <w:rFonts w:hint="eastAsia"/>
            <w:b/>
            <w:i/>
            <w:szCs w:val="24"/>
          </w:rPr>
          <w:delText>角色和职责</w:delText>
        </w:r>
      </w:del>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4041"/>
        <w:gridCol w:w="2664"/>
      </w:tblGrid>
      <w:tr w:rsidR="002D51BD" w:rsidRPr="00F87772" w:rsidDel="008C6DC4" w14:paraId="68DBDA56" w14:textId="09E87497" w:rsidTr="0026606A">
        <w:trPr>
          <w:trHeight w:val="514"/>
          <w:tblHeader/>
          <w:del w:id="620" w:author="tianlong" w:date="2016-08-05T12:32:00Z"/>
        </w:trPr>
        <w:tc>
          <w:tcPr>
            <w:tcW w:w="1800" w:type="dxa"/>
            <w:shd w:val="clear" w:color="auto" w:fill="D9D9D9"/>
            <w:vAlign w:val="center"/>
          </w:tcPr>
          <w:p w14:paraId="77D13E7B" w14:textId="48FC0064" w:rsidR="002D51BD" w:rsidRPr="00F87772" w:rsidDel="008C6DC4" w:rsidRDefault="002D51BD" w:rsidP="0026606A">
            <w:pPr>
              <w:pStyle w:val="23"/>
              <w:rPr>
                <w:del w:id="621" w:author="tianlong" w:date="2016-08-05T12:32:00Z"/>
                <w:i/>
                <w:sz w:val="24"/>
                <w:szCs w:val="24"/>
              </w:rPr>
            </w:pPr>
            <w:del w:id="622" w:author="tianlong" w:date="2016-08-05T12:32:00Z">
              <w:r w:rsidRPr="00F87772" w:rsidDel="008C6DC4">
                <w:rPr>
                  <w:rFonts w:hint="eastAsia"/>
                  <w:i/>
                  <w:sz w:val="24"/>
                  <w:szCs w:val="24"/>
                </w:rPr>
                <w:delText>角色</w:delText>
              </w:r>
            </w:del>
          </w:p>
        </w:tc>
        <w:tc>
          <w:tcPr>
            <w:tcW w:w="4041" w:type="dxa"/>
            <w:shd w:val="clear" w:color="auto" w:fill="D9D9D9"/>
            <w:vAlign w:val="center"/>
          </w:tcPr>
          <w:p w14:paraId="3156DEB5" w14:textId="6E1B14F3" w:rsidR="002D51BD" w:rsidRPr="00F87772" w:rsidDel="008C6DC4" w:rsidRDefault="002D51BD" w:rsidP="0026606A">
            <w:pPr>
              <w:pStyle w:val="23"/>
              <w:rPr>
                <w:del w:id="623" w:author="tianlong" w:date="2016-08-05T12:32:00Z"/>
                <w:i/>
                <w:sz w:val="24"/>
                <w:szCs w:val="24"/>
              </w:rPr>
            </w:pPr>
            <w:del w:id="624" w:author="tianlong" w:date="2016-08-05T12:32:00Z">
              <w:r w:rsidRPr="00F87772" w:rsidDel="008C6DC4">
                <w:rPr>
                  <w:rFonts w:hint="eastAsia"/>
                  <w:i/>
                  <w:sz w:val="24"/>
                  <w:szCs w:val="24"/>
                </w:rPr>
                <w:delText>组成</w:delText>
              </w:r>
            </w:del>
          </w:p>
        </w:tc>
        <w:tc>
          <w:tcPr>
            <w:tcW w:w="2664" w:type="dxa"/>
            <w:shd w:val="clear" w:color="auto" w:fill="D9D9D9"/>
            <w:vAlign w:val="center"/>
          </w:tcPr>
          <w:p w14:paraId="6CAAA07D" w14:textId="2AE763B2" w:rsidR="002D51BD" w:rsidRPr="00F87772" w:rsidDel="008C6DC4" w:rsidRDefault="002D51BD" w:rsidP="0026606A">
            <w:pPr>
              <w:pStyle w:val="23"/>
              <w:rPr>
                <w:del w:id="625" w:author="tianlong" w:date="2016-08-05T12:32:00Z"/>
                <w:i/>
                <w:sz w:val="24"/>
                <w:szCs w:val="24"/>
              </w:rPr>
            </w:pPr>
            <w:del w:id="626" w:author="tianlong" w:date="2016-08-05T12:32:00Z">
              <w:r w:rsidRPr="00F87772" w:rsidDel="008C6DC4">
                <w:rPr>
                  <w:rFonts w:hint="eastAsia"/>
                  <w:i/>
                  <w:sz w:val="24"/>
                  <w:szCs w:val="24"/>
                </w:rPr>
                <w:delText>职责</w:delText>
              </w:r>
            </w:del>
          </w:p>
        </w:tc>
      </w:tr>
      <w:tr w:rsidR="002D51BD" w:rsidRPr="00F87772" w:rsidDel="008C6DC4" w14:paraId="41391802" w14:textId="6DF3E623" w:rsidTr="0026606A">
        <w:trPr>
          <w:trHeight w:val="432"/>
          <w:tblHeader/>
          <w:del w:id="627" w:author="tianlong" w:date="2016-08-05T12:32:00Z"/>
        </w:trPr>
        <w:tc>
          <w:tcPr>
            <w:tcW w:w="1800" w:type="dxa"/>
            <w:vAlign w:val="center"/>
          </w:tcPr>
          <w:p w14:paraId="55540A0E" w14:textId="278B1B2C" w:rsidR="002D51BD" w:rsidRPr="00F87772" w:rsidDel="008C6DC4" w:rsidRDefault="002D51BD" w:rsidP="0026606A">
            <w:pPr>
              <w:pStyle w:val="af5"/>
              <w:rPr>
                <w:del w:id="628" w:author="tianlong" w:date="2016-08-05T12:32:00Z"/>
                <w:i/>
                <w:sz w:val="24"/>
                <w:szCs w:val="24"/>
              </w:rPr>
            </w:pPr>
            <w:del w:id="629" w:author="tianlong" w:date="2016-08-05T12:32:00Z">
              <w:r w:rsidRPr="00F87772" w:rsidDel="008C6DC4">
                <w:rPr>
                  <w:rFonts w:hint="eastAsia"/>
                  <w:i/>
                  <w:sz w:val="24"/>
                  <w:szCs w:val="24"/>
                </w:rPr>
                <w:delText>科长</w:delText>
              </w:r>
            </w:del>
          </w:p>
        </w:tc>
        <w:tc>
          <w:tcPr>
            <w:tcW w:w="4041" w:type="dxa"/>
            <w:vAlign w:val="center"/>
          </w:tcPr>
          <w:p w14:paraId="14129BBF" w14:textId="357D8F1B" w:rsidR="002D51BD" w:rsidRPr="00F87772" w:rsidDel="008C6DC4" w:rsidRDefault="002D51BD" w:rsidP="0026606A">
            <w:pPr>
              <w:pStyle w:val="af5"/>
              <w:rPr>
                <w:del w:id="630" w:author="tianlong" w:date="2016-08-05T12:32:00Z"/>
                <w:i/>
                <w:sz w:val="24"/>
                <w:szCs w:val="24"/>
              </w:rPr>
            </w:pPr>
            <w:del w:id="631" w:author="tianlong" w:date="2016-08-05T12:32:00Z">
              <w:r w:rsidRPr="00F87772" w:rsidDel="008C6DC4">
                <w:rPr>
                  <w:rFonts w:hint="eastAsia"/>
                  <w:i/>
                  <w:sz w:val="24"/>
                  <w:szCs w:val="24"/>
                </w:rPr>
                <w:delText>劳动监察科科长</w:delText>
              </w:r>
            </w:del>
          </w:p>
        </w:tc>
        <w:tc>
          <w:tcPr>
            <w:tcW w:w="2664" w:type="dxa"/>
            <w:vAlign w:val="center"/>
          </w:tcPr>
          <w:p w14:paraId="28EDAE01" w14:textId="52DFC776" w:rsidR="002D51BD" w:rsidRPr="00F87772" w:rsidDel="008C6DC4" w:rsidRDefault="002D51BD" w:rsidP="0026606A">
            <w:pPr>
              <w:pStyle w:val="af5"/>
              <w:rPr>
                <w:del w:id="632" w:author="tianlong" w:date="2016-08-05T12:32:00Z"/>
                <w:i/>
                <w:sz w:val="24"/>
                <w:szCs w:val="24"/>
              </w:rPr>
            </w:pPr>
            <w:del w:id="633" w:author="tianlong" w:date="2016-08-05T12:32:00Z">
              <w:r w:rsidRPr="00F87772" w:rsidDel="008C6DC4">
                <w:rPr>
                  <w:rFonts w:hint="eastAsia"/>
                  <w:i/>
                  <w:sz w:val="24"/>
                  <w:szCs w:val="24"/>
                </w:rPr>
                <w:delText>审批含有处罚的案件</w:delText>
              </w:r>
            </w:del>
          </w:p>
        </w:tc>
      </w:tr>
      <w:tr w:rsidR="002D51BD" w:rsidRPr="00F87772" w:rsidDel="008C6DC4" w14:paraId="36257172" w14:textId="15D59157" w:rsidTr="0026606A">
        <w:trPr>
          <w:trHeight w:val="432"/>
          <w:tblHeader/>
          <w:del w:id="634" w:author="tianlong" w:date="2016-08-05T12:32:00Z"/>
        </w:trPr>
        <w:tc>
          <w:tcPr>
            <w:tcW w:w="1800" w:type="dxa"/>
            <w:vAlign w:val="center"/>
          </w:tcPr>
          <w:p w14:paraId="465ACEAE" w14:textId="22472818" w:rsidR="002D51BD" w:rsidRPr="00F87772" w:rsidDel="008C6DC4" w:rsidRDefault="002D51BD" w:rsidP="0026606A">
            <w:pPr>
              <w:pStyle w:val="af5"/>
              <w:rPr>
                <w:del w:id="635" w:author="tianlong" w:date="2016-08-05T12:32:00Z"/>
                <w:i/>
                <w:sz w:val="24"/>
                <w:szCs w:val="24"/>
              </w:rPr>
            </w:pPr>
            <w:del w:id="636" w:author="tianlong" w:date="2016-08-05T12:32:00Z">
              <w:r w:rsidRPr="00F87772" w:rsidDel="008C6DC4">
                <w:rPr>
                  <w:rFonts w:hint="eastAsia"/>
                  <w:i/>
                  <w:sz w:val="24"/>
                  <w:szCs w:val="24"/>
                </w:rPr>
                <w:delText>队长</w:delText>
              </w:r>
            </w:del>
          </w:p>
        </w:tc>
        <w:tc>
          <w:tcPr>
            <w:tcW w:w="4041" w:type="dxa"/>
            <w:vAlign w:val="center"/>
          </w:tcPr>
          <w:p w14:paraId="24B7CDC4" w14:textId="2640ED3E" w:rsidR="002D51BD" w:rsidRPr="00F87772" w:rsidDel="008C6DC4" w:rsidRDefault="002D51BD" w:rsidP="0026606A">
            <w:pPr>
              <w:pStyle w:val="af5"/>
              <w:rPr>
                <w:del w:id="637" w:author="tianlong" w:date="2016-08-05T12:32:00Z"/>
                <w:i/>
                <w:sz w:val="24"/>
                <w:szCs w:val="24"/>
              </w:rPr>
            </w:pPr>
            <w:del w:id="638" w:author="tianlong" w:date="2016-08-05T12:32:00Z">
              <w:r w:rsidRPr="00F87772" w:rsidDel="008C6DC4">
                <w:rPr>
                  <w:rFonts w:hint="eastAsia"/>
                  <w:i/>
                  <w:sz w:val="24"/>
                  <w:szCs w:val="24"/>
                </w:rPr>
                <w:delText>劳动监察队队长、副队长</w:delText>
              </w:r>
            </w:del>
          </w:p>
        </w:tc>
        <w:tc>
          <w:tcPr>
            <w:tcW w:w="2664" w:type="dxa"/>
            <w:vAlign w:val="center"/>
          </w:tcPr>
          <w:p w14:paraId="3A5DA8E7" w14:textId="039F6AEC" w:rsidR="002D51BD" w:rsidRPr="00F87772" w:rsidDel="008C6DC4" w:rsidRDefault="002D51BD" w:rsidP="0026606A">
            <w:pPr>
              <w:pStyle w:val="af5"/>
              <w:rPr>
                <w:del w:id="639" w:author="tianlong" w:date="2016-08-05T12:32:00Z"/>
                <w:i/>
                <w:sz w:val="24"/>
                <w:szCs w:val="24"/>
              </w:rPr>
            </w:pPr>
            <w:del w:id="640" w:author="tianlong" w:date="2016-08-05T12:32:00Z">
              <w:r w:rsidRPr="00F87772" w:rsidDel="008C6DC4">
                <w:rPr>
                  <w:rFonts w:hint="eastAsia"/>
                  <w:i/>
                  <w:sz w:val="24"/>
                  <w:szCs w:val="24"/>
                </w:rPr>
                <w:delText>审批不含有处罚的案件</w:delText>
              </w:r>
            </w:del>
          </w:p>
        </w:tc>
      </w:tr>
      <w:tr w:rsidR="002D51BD" w:rsidRPr="00F87772" w:rsidDel="008C6DC4" w14:paraId="0297FA9B" w14:textId="795B07C1" w:rsidTr="0026606A">
        <w:trPr>
          <w:trHeight w:val="432"/>
          <w:tblHeader/>
          <w:del w:id="641" w:author="tianlong" w:date="2016-08-05T12:32:00Z"/>
        </w:trPr>
        <w:tc>
          <w:tcPr>
            <w:tcW w:w="1800" w:type="dxa"/>
            <w:vAlign w:val="center"/>
          </w:tcPr>
          <w:p w14:paraId="557DFFD9" w14:textId="469DA901" w:rsidR="002D51BD" w:rsidRPr="00F87772" w:rsidDel="008C6DC4" w:rsidRDefault="002D51BD" w:rsidP="0026606A">
            <w:pPr>
              <w:pStyle w:val="af5"/>
              <w:rPr>
                <w:del w:id="642" w:author="tianlong" w:date="2016-08-05T12:32:00Z"/>
                <w:i/>
                <w:sz w:val="24"/>
                <w:szCs w:val="24"/>
              </w:rPr>
            </w:pPr>
            <w:del w:id="643" w:author="tianlong" w:date="2016-08-05T12:32:00Z">
              <w:r w:rsidRPr="00F87772" w:rsidDel="008C6DC4">
                <w:rPr>
                  <w:rFonts w:hint="eastAsia"/>
                  <w:i/>
                  <w:sz w:val="24"/>
                  <w:szCs w:val="24"/>
                </w:rPr>
                <w:delText>办案组</w:delText>
              </w:r>
            </w:del>
          </w:p>
        </w:tc>
        <w:tc>
          <w:tcPr>
            <w:tcW w:w="4041" w:type="dxa"/>
            <w:vAlign w:val="center"/>
          </w:tcPr>
          <w:p w14:paraId="5DCD1513" w14:textId="4DF72F8F" w:rsidR="002D51BD" w:rsidRPr="00F87772" w:rsidDel="008C6DC4" w:rsidRDefault="002D51BD" w:rsidP="0026606A">
            <w:pPr>
              <w:pStyle w:val="af5"/>
              <w:rPr>
                <w:del w:id="644" w:author="tianlong" w:date="2016-08-05T12:32:00Z"/>
                <w:i/>
                <w:sz w:val="24"/>
                <w:szCs w:val="24"/>
              </w:rPr>
            </w:pPr>
            <w:del w:id="645" w:author="tianlong" w:date="2016-08-05T12:32:00Z">
              <w:r w:rsidRPr="00F87772" w:rsidDel="008C6DC4">
                <w:rPr>
                  <w:rFonts w:hint="eastAsia"/>
                  <w:i/>
                  <w:sz w:val="24"/>
                  <w:szCs w:val="24"/>
                </w:rPr>
                <w:delText>各小组办案人员</w:delText>
              </w:r>
            </w:del>
          </w:p>
        </w:tc>
        <w:tc>
          <w:tcPr>
            <w:tcW w:w="2664" w:type="dxa"/>
            <w:vAlign w:val="center"/>
          </w:tcPr>
          <w:p w14:paraId="1FAE73AA" w14:textId="535184A8" w:rsidR="002D51BD" w:rsidRPr="00F87772" w:rsidDel="008C6DC4" w:rsidRDefault="002D51BD" w:rsidP="0026606A">
            <w:pPr>
              <w:pStyle w:val="af5"/>
              <w:rPr>
                <w:del w:id="646" w:author="tianlong" w:date="2016-08-05T12:32:00Z"/>
                <w:i/>
                <w:sz w:val="24"/>
                <w:szCs w:val="24"/>
              </w:rPr>
            </w:pPr>
            <w:del w:id="647" w:author="tianlong" w:date="2016-08-05T12:32:00Z">
              <w:r w:rsidRPr="00F87772" w:rsidDel="008C6DC4">
                <w:rPr>
                  <w:rFonts w:hint="eastAsia"/>
                  <w:i/>
                  <w:sz w:val="24"/>
                  <w:szCs w:val="24"/>
                </w:rPr>
                <w:delText>专项检查、日常巡查、书面审查</w:delText>
              </w:r>
            </w:del>
          </w:p>
        </w:tc>
      </w:tr>
      <w:tr w:rsidR="002D51BD" w:rsidRPr="00F87772" w:rsidDel="008C6DC4" w14:paraId="5E00D258" w14:textId="07A6474A" w:rsidTr="0026606A">
        <w:trPr>
          <w:trHeight w:val="432"/>
          <w:tblHeader/>
          <w:del w:id="648" w:author="tianlong" w:date="2016-08-05T12:32:00Z"/>
        </w:trPr>
        <w:tc>
          <w:tcPr>
            <w:tcW w:w="1800" w:type="dxa"/>
            <w:vAlign w:val="center"/>
          </w:tcPr>
          <w:p w14:paraId="1B75C87B" w14:textId="682A4E4E" w:rsidR="002D51BD" w:rsidRPr="00F87772" w:rsidDel="008C6DC4" w:rsidRDefault="002D51BD" w:rsidP="0026606A">
            <w:pPr>
              <w:pStyle w:val="af5"/>
              <w:rPr>
                <w:del w:id="649" w:author="tianlong" w:date="2016-08-05T12:32:00Z"/>
                <w:i/>
                <w:sz w:val="24"/>
                <w:szCs w:val="24"/>
              </w:rPr>
            </w:pPr>
            <w:del w:id="650" w:author="tianlong" w:date="2016-08-05T12:32:00Z">
              <w:r w:rsidRPr="00F87772" w:rsidDel="008C6DC4">
                <w:rPr>
                  <w:rFonts w:hint="eastAsia"/>
                  <w:i/>
                  <w:sz w:val="24"/>
                  <w:szCs w:val="24"/>
                </w:rPr>
                <w:delText>执法组</w:delText>
              </w:r>
            </w:del>
          </w:p>
        </w:tc>
        <w:tc>
          <w:tcPr>
            <w:tcW w:w="4041" w:type="dxa"/>
            <w:vAlign w:val="center"/>
          </w:tcPr>
          <w:p w14:paraId="1098C4B2" w14:textId="52885F01" w:rsidR="002D51BD" w:rsidRPr="00F87772" w:rsidDel="008C6DC4" w:rsidRDefault="002D51BD" w:rsidP="0026606A">
            <w:pPr>
              <w:pStyle w:val="af5"/>
              <w:rPr>
                <w:del w:id="651" w:author="tianlong" w:date="2016-08-05T12:32:00Z"/>
                <w:i/>
                <w:sz w:val="24"/>
                <w:szCs w:val="24"/>
              </w:rPr>
            </w:pPr>
            <w:del w:id="652" w:author="tianlong" w:date="2016-08-05T12:32:00Z">
              <w:r w:rsidRPr="00F87772" w:rsidDel="008C6DC4">
                <w:rPr>
                  <w:rFonts w:hint="eastAsia"/>
                  <w:i/>
                  <w:sz w:val="24"/>
                  <w:szCs w:val="24"/>
                </w:rPr>
                <w:delText>各小组执法人员</w:delText>
              </w:r>
            </w:del>
          </w:p>
        </w:tc>
        <w:tc>
          <w:tcPr>
            <w:tcW w:w="2664" w:type="dxa"/>
            <w:vAlign w:val="center"/>
          </w:tcPr>
          <w:p w14:paraId="4FBE9902" w14:textId="3A988154" w:rsidR="002D51BD" w:rsidRPr="00F87772" w:rsidDel="008C6DC4" w:rsidRDefault="002D51BD" w:rsidP="0026606A">
            <w:pPr>
              <w:pStyle w:val="af5"/>
              <w:rPr>
                <w:del w:id="653" w:author="tianlong" w:date="2016-08-05T12:32:00Z"/>
                <w:i/>
                <w:sz w:val="24"/>
                <w:szCs w:val="24"/>
              </w:rPr>
            </w:pPr>
            <w:del w:id="654" w:author="tianlong" w:date="2016-08-05T12:32:00Z">
              <w:r w:rsidRPr="00F87772" w:rsidDel="008C6DC4">
                <w:rPr>
                  <w:rFonts w:hint="eastAsia"/>
                  <w:i/>
                  <w:sz w:val="24"/>
                  <w:szCs w:val="24"/>
                </w:rPr>
                <w:delText>四项登记事项、巡查案件登记</w:delText>
              </w:r>
            </w:del>
          </w:p>
        </w:tc>
      </w:tr>
      <w:tr w:rsidR="002D51BD" w:rsidRPr="00F87772" w:rsidDel="008C6DC4" w14:paraId="5C048740" w14:textId="43247D08" w:rsidTr="0026606A">
        <w:trPr>
          <w:trHeight w:val="432"/>
          <w:tblHeader/>
          <w:del w:id="655" w:author="tianlong" w:date="2016-08-05T12:32:00Z"/>
        </w:trPr>
        <w:tc>
          <w:tcPr>
            <w:tcW w:w="1800" w:type="dxa"/>
            <w:vAlign w:val="center"/>
          </w:tcPr>
          <w:p w14:paraId="60925408" w14:textId="63B775F4" w:rsidR="002D51BD" w:rsidRPr="00F87772" w:rsidDel="008C6DC4" w:rsidRDefault="002D51BD" w:rsidP="0026606A">
            <w:pPr>
              <w:pStyle w:val="af5"/>
              <w:rPr>
                <w:del w:id="656" w:author="tianlong" w:date="2016-08-05T12:32:00Z"/>
                <w:i/>
                <w:sz w:val="24"/>
                <w:szCs w:val="24"/>
              </w:rPr>
            </w:pPr>
            <w:del w:id="657" w:author="tianlong" w:date="2016-08-05T12:32:00Z">
              <w:r w:rsidRPr="00F87772" w:rsidDel="008C6DC4">
                <w:rPr>
                  <w:i/>
                  <w:sz w:val="24"/>
                  <w:szCs w:val="24"/>
                </w:rPr>
                <w:delText>综合</w:delText>
              </w:r>
              <w:r w:rsidRPr="00F87772" w:rsidDel="008C6DC4">
                <w:rPr>
                  <w:rFonts w:hint="eastAsia"/>
                  <w:i/>
                  <w:sz w:val="24"/>
                  <w:szCs w:val="24"/>
                </w:rPr>
                <w:delText>组</w:delText>
              </w:r>
            </w:del>
          </w:p>
        </w:tc>
        <w:tc>
          <w:tcPr>
            <w:tcW w:w="4041" w:type="dxa"/>
            <w:vAlign w:val="center"/>
          </w:tcPr>
          <w:p w14:paraId="68AE9D7B" w14:textId="599F3AD4" w:rsidR="002D51BD" w:rsidRPr="00F87772" w:rsidDel="008C6DC4" w:rsidRDefault="002D51BD" w:rsidP="0026606A">
            <w:pPr>
              <w:pStyle w:val="af5"/>
              <w:rPr>
                <w:del w:id="658" w:author="tianlong" w:date="2016-08-05T12:32:00Z"/>
                <w:i/>
                <w:sz w:val="24"/>
                <w:szCs w:val="24"/>
              </w:rPr>
            </w:pPr>
            <w:del w:id="659" w:author="tianlong" w:date="2016-08-05T12:32:00Z">
              <w:r w:rsidRPr="00F87772" w:rsidDel="008C6DC4">
                <w:rPr>
                  <w:rFonts w:hint="eastAsia"/>
                  <w:i/>
                  <w:sz w:val="24"/>
                  <w:szCs w:val="24"/>
                </w:rPr>
                <w:delText>综合组人员</w:delText>
              </w:r>
            </w:del>
          </w:p>
        </w:tc>
        <w:tc>
          <w:tcPr>
            <w:tcW w:w="2664" w:type="dxa"/>
            <w:vAlign w:val="center"/>
          </w:tcPr>
          <w:p w14:paraId="0DDC6B14" w14:textId="4CFDE419" w:rsidR="002D51BD" w:rsidRPr="00F87772" w:rsidDel="008C6DC4" w:rsidRDefault="002D51BD" w:rsidP="0026606A">
            <w:pPr>
              <w:pStyle w:val="af5"/>
              <w:rPr>
                <w:del w:id="660" w:author="tianlong" w:date="2016-08-05T12:32:00Z"/>
                <w:i/>
                <w:sz w:val="24"/>
                <w:szCs w:val="24"/>
              </w:rPr>
            </w:pPr>
            <w:del w:id="661" w:author="tianlong" w:date="2016-08-05T12:32:00Z">
              <w:r w:rsidRPr="00F87772" w:rsidDel="008C6DC4">
                <w:rPr>
                  <w:rFonts w:hint="eastAsia"/>
                  <w:i/>
                  <w:sz w:val="24"/>
                  <w:szCs w:val="24"/>
                </w:rPr>
                <w:delText>综合组立案、案件分卷</w:delText>
              </w:r>
            </w:del>
          </w:p>
        </w:tc>
      </w:tr>
      <w:tr w:rsidR="002D51BD" w:rsidRPr="00F87772" w:rsidDel="008C6DC4" w14:paraId="5D7CF527" w14:textId="69007B6F" w:rsidTr="0026606A">
        <w:trPr>
          <w:trHeight w:val="432"/>
          <w:tblHeader/>
          <w:del w:id="662" w:author="tianlong" w:date="2016-08-05T12:32:00Z"/>
        </w:trPr>
        <w:tc>
          <w:tcPr>
            <w:tcW w:w="1800" w:type="dxa"/>
            <w:vAlign w:val="center"/>
          </w:tcPr>
          <w:p w14:paraId="34C589CD" w14:textId="6F0F3CA9" w:rsidR="002D51BD" w:rsidRPr="00F87772" w:rsidDel="008C6DC4" w:rsidRDefault="002D51BD" w:rsidP="0026606A">
            <w:pPr>
              <w:pStyle w:val="af5"/>
              <w:rPr>
                <w:del w:id="663" w:author="tianlong" w:date="2016-08-05T12:32:00Z"/>
                <w:i/>
                <w:sz w:val="24"/>
                <w:szCs w:val="24"/>
              </w:rPr>
            </w:pPr>
            <w:del w:id="664" w:author="tianlong" w:date="2016-08-05T12:32:00Z">
              <w:r w:rsidRPr="00F87772" w:rsidDel="008C6DC4">
                <w:rPr>
                  <w:i/>
                  <w:sz w:val="24"/>
                  <w:szCs w:val="24"/>
                </w:rPr>
                <w:delText>群访接待专员</w:delText>
              </w:r>
            </w:del>
          </w:p>
        </w:tc>
        <w:tc>
          <w:tcPr>
            <w:tcW w:w="4041" w:type="dxa"/>
            <w:vAlign w:val="center"/>
          </w:tcPr>
          <w:p w14:paraId="1944585D" w14:textId="5D790FC7" w:rsidR="002D51BD" w:rsidRPr="00F87772" w:rsidDel="008C6DC4" w:rsidRDefault="002D51BD" w:rsidP="0026606A">
            <w:pPr>
              <w:pStyle w:val="af5"/>
              <w:rPr>
                <w:del w:id="665" w:author="tianlong" w:date="2016-08-05T12:32:00Z"/>
                <w:i/>
                <w:sz w:val="24"/>
                <w:szCs w:val="24"/>
              </w:rPr>
            </w:pPr>
            <w:del w:id="666" w:author="tianlong" w:date="2016-08-05T12:32:00Z">
              <w:r w:rsidRPr="00F87772" w:rsidDel="008C6DC4">
                <w:rPr>
                  <w:rFonts w:hint="eastAsia"/>
                  <w:i/>
                  <w:sz w:val="24"/>
                  <w:szCs w:val="24"/>
                </w:rPr>
                <w:delText>群访接待室人员</w:delText>
              </w:r>
            </w:del>
          </w:p>
        </w:tc>
        <w:tc>
          <w:tcPr>
            <w:tcW w:w="2664" w:type="dxa"/>
            <w:vAlign w:val="center"/>
          </w:tcPr>
          <w:p w14:paraId="6DFEA7EC" w14:textId="46313664" w:rsidR="002D51BD" w:rsidRPr="00F87772" w:rsidDel="008C6DC4" w:rsidRDefault="002D51BD" w:rsidP="0026606A">
            <w:pPr>
              <w:pStyle w:val="af5"/>
              <w:rPr>
                <w:del w:id="667" w:author="tianlong" w:date="2016-08-05T12:32:00Z"/>
                <w:i/>
                <w:sz w:val="24"/>
                <w:szCs w:val="24"/>
              </w:rPr>
            </w:pPr>
            <w:del w:id="668" w:author="tianlong" w:date="2016-08-05T12:32:00Z">
              <w:r w:rsidRPr="00F87772" w:rsidDel="008C6DC4">
                <w:rPr>
                  <w:rFonts w:hint="eastAsia"/>
                  <w:i/>
                  <w:sz w:val="24"/>
                  <w:szCs w:val="24"/>
                </w:rPr>
                <w:delText>群访接待、群访转街道调解纠纷</w:delText>
              </w:r>
            </w:del>
          </w:p>
        </w:tc>
      </w:tr>
    </w:tbl>
    <w:p w14:paraId="1DD5D314" w14:textId="1FAD6C60" w:rsidR="002D51BD" w:rsidDel="006A7CBA" w:rsidRDefault="002D51BD" w:rsidP="002D51BD">
      <w:pPr>
        <w:pStyle w:val="a1"/>
        <w:ind w:firstLine="480"/>
        <w:rPr>
          <w:del w:id="669" w:author="tianlong" w:date="2016-08-05T13:01:00Z"/>
        </w:rPr>
      </w:pPr>
    </w:p>
    <w:p w14:paraId="7DE5584C" w14:textId="1D317A2F" w:rsidR="00812C02" w:rsidRDefault="00BE2CA9" w:rsidP="00812C02">
      <w:pPr>
        <w:pStyle w:val="2"/>
      </w:pPr>
      <w:bookmarkStart w:id="670" w:name="_Toc451936664"/>
      <w:r>
        <w:rPr>
          <w:rFonts w:hint="eastAsia"/>
        </w:rPr>
        <w:t>系统</w:t>
      </w:r>
      <w:r w:rsidR="00812C02">
        <w:rPr>
          <w:rFonts w:hint="eastAsia"/>
        </w:rPr>
        <w:t>功能结构图</w:t>
      </w:r>
      <w:bookmarkEnd w:id="670"/>
    </w:p>
    <w:p w14:paraId="79316F97" w14:textId="3C355ABC" w:rsidR="00812C02" w:rsidRPr="009B6010" w:rsidRDefault="00812C02" w:rsidP="00812C02">
      <w:pPr>
        <w:spacing w:line="360" w:lineRule="auto"/>
        <w:ind w:firstLine="420"/>
        <w:rPr>
          <w:rFonts w:ascii="宋体" w:hAnsi="宋体"/>
          <w:szCs w:val="24"/>
        </w:rPr>
      </w:pPr>
      <w:r>
        <w:rPr>
          <w:rFonts w:ascii="宋体" w:hAnsi="宋体" w:hint="eastAsia"/>
          <w:szCs w:val="24"/>
        </w:rPr>
        <w:t>本课题研究的内容主要</w:t>
      </w:r>
      <w:r w:rsidRPr="009B6010">
        <w:rPr>
          <w:rFonts w:ascii="宋体" w:hAnsi="宋体" w:hint="eastAsia"/>
          <w:szCs w:val="24"/>
        </w:rPr>
        <w:t>包括</w:t>
      </w:r>
      <w:r w:rsidR="00A423E4">
        <w:rPr>
          <w:rFonts w:ascii="宋体" w:hAnsi="宋体" w:hint="eastAsia"/>
          <w:szCs w:val="24"/>
        </w:rPr>
        <w:t>调试</w:t>
      </w:r>
      <w:r w:rsidR="00A423E4">
        <w:rPr>
          <w:rFonts w:ascii="宋体" w:hAnsi="宋体"/>
          <w:szCs w:val="24"/>
        </w:rPr>
        <w:t>代理和</w:t>
      </w:r>
      <w:r w:rsidR="00A423E4">
        <w:rPr>
          <w:rFonts w:ascii="宋体" w:hAnsi="宋体" w:hint="eastAsia"/>
          <w:szCs w:val="24"/>
        </w:rPr>
        <w:t>JDWP调试</w:t>
      </w:r>
      <w:r w:rsidR="00A423E4">
        <w:rPr>
          <w:rFonts w:ascii="宋体" w:hAnsi="宋体"/>
          <w:szCs w:val="24"/>
        </w:rPr>
        <w:t>模块</w:t>
      </w:r>
      <w:r w:rsidR="00BE2CA9">
        <w:rPr>
          <w:rFonts w:ascii="宋体" w:hAnsi="宋体" w:hint="eastAsia"/>
          <w:szCs w:val="24"/>
        </w:rPr>
        <w:t>，</w:t>
      </w:r>
      <w:r>
        <w:rPr>
          <w:rFonts w:ascii="宋体" w:hAnsi="宋体" w:hint="eastAsia"/>
          <w:szCs w:val="24"/>
        </w:rPr>
        <w:t>具体内容详见下图</w:t>
      </w:r>
      <w:r w:rsidR="00BE2CA9">
        <w:rPr>
          <w:rFonts w:ascii="宋体" w:hAnsi="宋体" w:hint="eastAsia"/>
          <w:szCs w:val="24"/>
        </w:rPr>
        <w:t>12</w:t>
      </w:r>
    </w:p>
    <w:p w14:paraId="464C04EB" w14:textId="0B8D5AFE" w:rsidR="00A423E4" w:rsidRDefault="00A423E4" w:rsidP="00900529">
      <w:pPr>
        <w:spacing w:line="360" w:lineRule="auto"/>
        <w:ind w:firstLineChars="200" w:firstLine="480"/>
        <w:jc w:val="center"/>
      </w:pPr>
      <w:r>
        <w:object w:dxaOrig="8281" w:dyaOrig="6605" w14:anchorId="447DCAE3">
          <v:shape id="_x0000_i1059" type="#_x0000_t75" style="width:414.4pt;height:329.85pt" o:ole="">
            <v:imagedata r:id="rId30" o:title=""/>
          </v:shape>
          <o:OLEObject Type="Embed" ProgID="Visio.Drawing.15" ShapeID="_x0000_i1059" DrawAspect="Content" ObjectID="_1531908340" r:id="rId31"/>
        </w:object>
      </w:r>
    </w:p>
    <w:p w14:paraId="48E87659" w14:textId="55432FC4" w:rsidR="00322FF6" w:rsidRDefault="00322FF6" w:rsidP="00900529">
      <w:pPr>
        <w:spacing w:line="360" w:lineRule="auto"/>
        <w:ind w:firstLineChars="200" w:firstLine="480"/>
        <w:jc w:val="center"/>
      </w:pPr>
      <w:r>
        <w:object w:dxaOrig="11483" w:dyaOrig="5919" w14:anchorId="2CA51C80">
          <v:shape id="_x0000_i1060" type="#_x0000_t75" style="width:452.1pt;height:233.6pt" o:ole="">
            <v:imagedata r:id="rId32" o:title=""/>
          </v:shape>
          <o:OLEObject Type="Embed" ProgID="Visio.Drawing.11" ShapeID="_x0000_i1060" DrawAspect="Content" ObjectID="_1531908341" r:id="rId33"/>
        </w:object>
      </w:r>
    </w:p>
    <w:p w14:paraId="7BCC44F2" w14:textId="6436B75C" w:rsidR="00900529" w:rsidRDefault="00900529" w:rsidP="00900529">
      <w:pPr>
        <w:spacing w:line="360" w:lineRule="auto"/>
        <w:ind w:firstLineChars="200" w:firstLine="480"/>
        <w:jc w:val="center"/>
      </w:pPr>
      <w:r>
        <w:rPr>
          <w:rFonts w:hint="eastAsia"/>
        </w:rPr>
        <w:t>图</w:t>
      </w:r>
      <w:r>
        <w:rPr>
          <w:rFonts w:hint="eastAsia"/>
        </w:rPr>
        <w:t>12</w:t>
      </w:r>
      <w:ins w:id="671" w:author="tianlong" w:date="2016-08-05T12:52:00Z">
        <w:r w:rsidR="00515362">
          <w:t xml:space="preserve">  JavaCard</w:t>
        </w:r>
        <w:r w:rsidR="00515362">
          <w:t>调试</w:t>
        </w:r>
      </w:ins>
      <w:r w:rsidR="00BE2CA9">
        <w:rPr>
          <w:rFonts w:hint="eastAsia"/>
        </w:rPr>
        <w:t>系统</w:t>
      </w:r>
      <w:r>
        <w:rPr>
          <w:rFonts w:hint="eastAsia"/>
        </w:rPr>
        <w:t>功能结构图</w:t>
      </w:r>
    </w:p>
    <w:p w14:paraId="3758BFD4" w14:textId="3E4210F2" w:rsidR="00BD6C5F" w:rsidRDefault="00BD6C5F" w:rsidP="00BD6C5F">
      <w:pPr>
        <w:pStyle w:val="2"/>
        <w:numPr>
          <w:ilvl w:val="2"/>
          <w:numId w:val="1"/>
        </w:numPr>
      </w:pPr>
      <w:r>
        <w:rPr>
          <w:rFonts w:hint="eastAsia"/>
        </w:rPr>
        <w:lastRenderedPageBreak/>
        <w:t>调试器</w:t>
      </w:r>
    </w:p>
    <w:p w14:paraId="42A1735F" w14:textId="77777777" w:rsidR="00BD6C5F" w:rsidRPr="00BD6C5F" w:rsidRDefault="00BD6C5F" w:rsidP="00BD6C5F">
      <w:pPr>
        <w:spacing w:line="360" w:lineRule="auto"/>
        <w:ind w:firstLine="420"/>
        <w:rPr>
          <w:rFonts w:ascii="宋体" w:hAnsi="宋体"/>
        </w:rPr>
      </w:pPr>
      <w:r w:rsidRPr="00BD6C5F">
        <w:rPr>
          <w:rFonts w:ascii="宋体" w:hAnsi="宋体" w:hint="eastAsia"/>
        </w:rPr>
        <w:t>常用的调试器有Eclipse和</w:t>
      </w:r>
      <w:r w:rsidRPr="00BD6C5F">
        <w:rPr>
          <w:rFonts w:ascii="宋体" w:hAnsi="宋体"/>
        </w:rPr>
        <w:t>NetBeans</w:t>
      </w:r>
      <w:r w:rsidRPr="00BD6C5F">
        <w:rPr>
          <w:rFonts w:ascii="宋体" w:hAnsi="宋体" w:hint="eastAsia"/>
        </w:rPr>
        <w:t>，本项目使用Eclipse作为调试器。调试器本身实现了JDI接口，通过JDWP协议与调试代理交换信息。本次设计不包含调试器设计。</w:t>
      </w:r>
    </w:p>
    <w:p w14:paraId="0790E4EA" w14:textId="5C0E73AA" w:rsidR="00BD6C5F" w:rsidRDefault="00BD6C5F" w:rsidP="00BD6C5F">
      <w:pPr>
        <w:pStyle w:val="2"/>
        <w:numPr>
          <w:ilvl w:val="2"/>
          <w:numId w:val="1"/>
        </w:numPr>
      </w:pPr>
      <w:r>
        <w:rPr>
          <w:rFonts w:hint="eastAsia"/>
        </w:rPr>
        <w:t>调试</w:t>
      </w:r>
      <w:r>
        <w:t>代理</w:t>
      </w:r>
    </w:p>
    <w:p w14:paraId="179C0EBC" w14:textId="77777777" w:rsidR="00BD6C5F" w:rsidRPr="00BD6C5F" w:rsidRDefault="00BD6C5F" w:rsidP="00BD6C5F">
      <w:pPr>
        <w:spacing w:line="360" w:lineRule="auto"/>
        <w:ind w:firstLine="420"/>
        <w:rPr>
          <w:rFonts w:ascii="宋体" w:hAnsi="宋体"/>
        </w:rPr>
      </w:pPr>
      <w:r w:rsidRPr="00BD6C5F">
        <w:rPr>
          <w:rFonts w:ascii="宋体" w:hAnsi="宋体" w:hint="eastAsia"/>
        </w:rPr>
        <w:t>由于JavaCard运行的平台资源有限，将部分与调试器交互的命令处理由调试代理处理，代理将自己无法处理的JDWP命令转发给JavaCard，并将JavaCard发送的返回包转发给调试器。</w:t>
      </w:r>
    </w:p>
    <w:p w14:paraId="58EDFD30" w14:textId="45370024" w:rsidR="00BD6C5F" w:rsidRPr="00BD6C5F" w:rsidRDefault="00BD6C5F" w:rsidP="00BD6C5F">
      <w:pPr>
        <w:spacing w:line="360" w:lineRule="auto"/>
        <w:ind w:firstLine="420"/>
        <w:rPr>
          <w:rFonts w:ascii="宋体" w:hAnsi="宋体"/>
        </w:rPr>
      </w:pPr>
      <w:r>
        <w:rPr>
          <w:rFonts w:ascii="宋体" w:hAnsi="宋体" w:hint="eastAsia"/>
        </w:rPr>
        <w:t>调试</w:t>
      </w:r>
      <w:r w:rsidRPr="00BD6C5F">
        <w:rPr>
          <w:rFonts w:ascii="宋体" w:hAnsi="宋体" w:hint="eastAsia"/>
        </w:rPr>
        <w:t>代理与</w:t>
      </w:r>
      <w:r>
        <w:rPr>
          <w:rFonts w:ascii="宋体" w:hAnsi="宋体" w:hint="eastAsia"/>
        </w:rPr>
        <w:t>调试器</w:t>
      </w:r>
      <w:r w:rsidRPr="00BD6C5F">
        <w:rPr>
          <w:rFonts w:ascii="宋体" w:hAnsi="宋体" w:hint="eastAsia"/>
        </w:rPr>
        <w:t>Eclipse间的连接方式为Socket。</w:t>
      </w:r>
      <w:r w:rsidR="00240AF7">
        <w:rPr>
          <w:rFonts w:ascii="宋体" w:hAnsi="宋体" w:hint="eastAsia"/>
        </w:rPr>
        <w:t>调试</w:t>
      </w:r>
      <w:r w:rsidRPr="00BD6C5F">
        <w:rPr>
          <w:rFonts w:ascii="宋体" w:hAnsi="宋体" w:hint="eastAsia"/>
        </w:rPr>
        <w:t>代理与JavaCard间的连接方式则依赖于JavaCard的实现方式。</w:t>
      </w:r>
    </w:p>
    <w:p w14:paraId="3D1711CC" w14:textId="6E1495A1" w:rsidR="00BD6C5F" w:rsidRDefault="00BD6C5F" w:rsidP="00BD6C5F">
      <w:pPr>
        <w:spacing w:line="360" w:lineRule="auto"/>
        <w:ind w:firstLine="420"/>
        <w:rPr>
          <w:rFonts w:ascii="宋体" w:hAnsi="宋体"/>
        </w:rPr>
      </w:pPr>
      <w:commentRangeStart w:id="672"/>
      <w:r w:rsidRPr="00240AF7">
        <w:rPr>
          <w:rFonts w:ascii="宋体" w:hAnsi="宋体" w:hint="eastAsia"/>
          <w:highlight w:val="yellow"/>
        </w:rPr>
        <w:t>调试</w:t>
      </w:r>
      <w:commentRangeEnd w:id="672"/>
      <w:r w:rsidR="00240AF7">
        <w:rPr>
          <w:rStyle w:val="affb"/>
        </w:rPr>
        <w:commentReference w:id="672"/>
      </w:r>
      <w:r w:rsidRPr="00240AF7">
        <w:rPr>
          <w:rFonts w:ascii="宋体" w:hAnsi="宋体" w:hint="eastAsia"/>
          <w:highlight w:val="yellow"/>
        </w:rPr>
        <w:t>代理启动时，会创建一个调试器监听器，该监听器会建立一个Socket服务端，等待调试器链接，同时代理也会创建一个VM监听器，用于处理与JavaCard间的数据包。这些数据包包含代理发送给JavaCard的JCDWP命令和JavaCard发送给代理的命令返回包，还有JavaCard主动发送给代理的JCDWP事件命令和代理对事件命令的返回包。</w:t>
      </w:r>
    </w:p>
    <w:p w14:paraId="26BD3614" w14:textId="00FDDD2B" w:rsidR="008A5C24" w:rsidRDefault="008A5C24" w:rsidP="00BD6C5F">
      <w:pPr>
        <w:spacing w:line="360" w:lineRule="auto"/>
        <w:ind w:firstLine="420"/>
        <w:rPr>
          <w:rFonts w:ascii="宋体" w:hAnsi="宋体"/>
        </w:rPr>
      </w:pPr>
      <w:r>
        <w:rPr>
          <w:noProof/>
        </w:rPr>
        <w:drawing>
          <wp:inline distT="0" distB="0" distL="0" distR="0" wp14:anchorId="7253EBE1" wp14:editId="188D03C3">
            <wp:extent cx="1200150" cy="2724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0150" cy="2724150"/>
                    </a:xfrm>
                    <a:prstGeom prst="rect">
                      <a:avLst/>
                    </a:prstGeom>
                  </pic:spPr>
                </pic:pic>
              </a:graphicData>
            </a:graphic>
          </wp:inline>
        </w:drawing>
      </w:r>
    </w:p>
    <w:p w14:paraId="261A731E" w14:textId="3DCBA90E" w:rsidR="008A5C24" w:rsidRDefault="008A5C24" w:rsidP="00BD6C5F">
      <w:pPr>
        <w:spacing w:line="360" w:lineRule="auto"/>
        <w:ind w:firstLine="420"/>
        <w:rPr>
          <w:rFonts w:ascii="宋体" w:hAnsi="宋体"/>
        </w:rPr>
      </w:pPr>
      <w:commentRangeStart w:id="673"/>
      <w:r>
        <w:rPr>
          <w:rFonts w:ascii="宋体" w:hAnsi="宋体" w:hint="eastAsia"/>
        </w:rPr>
        <w:t>调试器</w:t>
      </w:r>
      <w:r>
        <w:rPr>
          <w:rFonts w:ascii="宋体" w:hAnsi="宋体"/>
        </w:rPr>
        <w:t>监听：负责。。。</w:t>
      </w:r>
    </w:p>
    <w:p w14:paraId="49215B72" w14:textId="4E54A4F5" w:rsidR="008A5C24" w:rsidRDefault="008A5C24" w:rsidP="00BD6C5F">
      <w:pPr>
        <w:spacing w:line="360" w:lineRule="auto"/>
        <w:ind w:firstLine="420"/>
        <w:rPr>
          <w:rFonts w:ascii="宋体" w:hAnsi="宋体"/>
        </w:rPr>
      </w:pPr>
      <w:r>
        <w:rPr>
          <w:rFonts w:ascii="宋体" w:hAnsi="宋体"/>
        </w:rPr>
        <w:t>VM</w:t>
      </w:r>
      <w:r>
        <w:rPr>
          <w:rFonts w:ascii="宋体" w:hAnsi="宋体" w:hint="eastAsia"/>
        </w:rPr>
        <w:t>监听</w:t>
      </w:r>
      <w:r>
        <w:rPr>
          <w:rFonts w:ascii="宋体" w:hAnsi="宋体"/>
        </w:rPr>
        <w:t>：负责。。。</w:t>
      </w:r>
    </w:p>
    <w:p w14:paraId="20493302" w14:textId="6D068FAC" w:rsidR="008A5C24" w:rsidRDefault="008A5C24" w:rsidP="00BD6C5F">
      <w:pPr>
        <w:spacing w:line="360" w:lineRule="auto"/>
        <w:ind w:firstLine="420"/>
        <w:rPr>
          <w:rFonts w:ascii="宋体" w:hAnsi="宋体"/>
        </w:rPr>
      </w:pPr>
      <w:r>
        <w:rPr>
          <w:rFonts w:ascii="宋体" w:hAnsi="宋体" w:hint="eastAsia"/>
        </w:rPr>
        <w:t>调试</w:t>
      </w:r>
      <w:r>
        <w:rPr>
          <w:rFonts w:ascii="宋体" w:hAnsi="宋体"/>
        </w:rPr>
        <w:t>信息管理：负责。。。</w:t>
      </w:r>
    </w:p>
    <w:p w14:paraId="2FC2AA1A" w14:textId="385AE36A" w:rsidR="008A5C24" w:rsidRDefault="008A5C24" w:rsidP="00BD6C5F">
      <w:pPr>
        <w:spacing w:line="360" w:lineRule="auto"/>
        <w:ind w:firstLine="420"/>
        <w:rPr>
          <w:rFonts w:ascii="宋体" w:hAnsi="宋体"/>
        </w:rPr>
      </w:pPr>
      <w:r>
        <w:rPr>
          <w:rFonts w:ascii="宋体" w:hAnsi="宋体" w:hint="eastAsia"/>
        </w:rPr>
        <w:t>命令</w:t>
      </w:r>
      <w:r>
        <w:rPr>
          <w:rFonts w:ascii="宋体" w:hAnsi="宋体"/>
        </w:rPr>
        <w:t>处理：负责。。。</w:t>
      </w:r>
    </w:p>
    <w:p w14:paraId="11D33646" w14:textId="2F3C3027" w:rsidR="008A5C24" w:rsidRPr="008A5C24" w:rsidRDefault="008A5C24" w:rsidP="00BD6C5F">
      <w:pPr>
        <w:spacing w:line="360" w:lineRule="auto"/>
        <w:ind w:firstLine="420"/>
        <w:rPr>
          <w:rFonts w:ascii="宋体" w:hAnsi="宋体"/>
        </w:rPr>
      </w:pPr>
      <w:r>
        <w:rPr>
          <w:rFonts w:ascii="宋体" w:hAnsi="宋体" w:hint="eastAsia"/>
        </w:rPr>
        <w:lastRenderedPageBreak/>
        <w:t>事件</w:t>
      </w:r>
      <w:r>
        <w:rPr>
          <w:rFonts w:ascii="宋体" w:hAnsi="宋体"/>
        </w:rPr>
        <w:t>处理：负责。。。</w:t>
      </w:r>
      <w:commentRangeEnd w:id="673"/>
      <w:r>
        <w:rPr>
          <w:rStyle w:val="affb"/>
        </w:rPr>
        <w:commentReference w:id="673"/>
      </w:r>
    </w:p>
    <w:p w14:paraId="7FA21BFC" w14:textId="77777777" w:rsidR="00240AF7" w:rsidRDefault="00240AF7" w:rsidP="00240AF7">
      <w:pPr>
        <w:pStyle w:val="2"/>
        <w:numPr>
          <w:ilvl w:val="2"/>
          <w:numId w:val="1"/>
        </w:numPr>
      </w:pPr>
      <w:bookmarkStart w:id="674" w:name="_Toc305675506"/>
      <w:r>
        <w:rPr>
          <w:rFonts w:hint="eastAsia"/>
        </w:rPr>
        <w:t>JavaCard</w:t>
      </w:r>
      <w:r>
        <w:rPr>
          <w:rFonts w:hint="eastAsia"/>
        </w:rPr>
        <w:t>模拟器</w:t>
      </w:r>
      <w:bookmarkEnd w:id="674"/>
    </w:p>
    <w:p w14:paraId="0918856A" w14:textId="77777777" w:rsidR="00240AF7" w:rsidRPr="00240AF7" w:rsidRDefault="00240AF7" w:rsidP="00240AF7">
      <w:pPr>
        <w:spacing w:line="360" w:lineRule="auto"/>
        <w:ind w:firstLine="420"/>
        <w:rPr>
          <w:rFonts w:ascii="宋体" w:hAnsi="宋体"/>
        </w:rPr>
      </w:pPr>
      <w:r w:rsidRPr="00240AF7">
        <w:rPr>
          <w:rFonts w:ascii="宋体" w:hAnsi="宋体" w:hint="eastAsia"/>
        </w:rPr>
        <w:t>JavaCard将JCDWP模块直接集成到JCVM中。JavaCard启动时，其内部的JCDWP调试模块会建立一个Socket服务端，等待代理连接。当调试代理和JavaCard都启动后，连接建立成功。</w:t>
      </w:r>
    </w:p>
    <w:p w14:paraId="31782FBA" w14:textId="0CC2F885" w:rsidR="00BD6C5F" w:rsidRPr="00BD6C5F" w:rsidRDefault="00240AF7" w:rsidP="00240AF7">
      <w:pPr>
        <w:pStyle w:val="a1"/>
        <w:ind w:firstLine="480"/>
      </w:pPr>
      <w:r>
        <w:object w:dxaOrig="7652" w:dyaOrig="3090" w14:anchorId="74E13B05">
          <v:shape id="_x0000_i1061" type="#_x0000_t75" style="width:382.6pt;height:154.05pt" o:ole="">
            <v:imagedata r:id="rId35" o:title=""/>
          </v:shape>
          <o:OLEObject Type="Embed" ProgID="Visio.Drawing.11" ShapeID="_x0000_i1061" DrawAspect="Content" ObjectID="_1531908342" r:id="rId36"/>
        </w:object>
      </w:r>
    </w:p>
    <w:p w14:paraId="561CC5D0" w14:textId="438AB895" w:rsidR="00BD6C5F" w:rsidRDefault="00054A58" w:rsidP="00BD6C5F">
      <w:pPr>
        <w:pStyle w:val="a1"/>
        <w:ind w:firstLine="480"/>
      </w:pPr>
      <w:r>
        <w:rPr>
          <w:noProof/>
        </w:rPr>
        <w:drawing>
          <wp:inline distT="0" distB="0" distL="0" distR="0" wp14:anchorId="3640EDBD" wp14:editId="73ED2D98">
            <wp:extent cx="1333500" cy="2314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3500" cy="2314575"/>
                    </a:xfrm>
                    <a:prstGeom prst="rect">
                      <a:avLst/>
                    </a:prstGeom>
                  </pic:spPr>
                </pic:pic>
              </a:graphicData>
            </a:graphic>
          </wp:inline>
        </w:drawing>
      </w:r>
    </w:p>
    <w:p w14:paraId="3BD80CB6" w14:textId="688BA13A" w:rsidR="00054A58" w:rsidRPr="00054A58" w:rsidRDefault="00054A58" w:rsidP="007D169A">
      <w:pPr>
        <w:pStyle w:val="a1"/>
        <w:spacing w:line="360" w:lineRule="auto"/>
        <w:ind w:firstLine="480"/>
        <w:rPr>
          <w:rFonts w:ascii="宋体" w:hAnsi="宋体"/>
        </w:rPr>
      </w:pPr>
      <w:commentRangeStart w:id="675"/>
      <w:r w:rsidRPr="00054A58">
        <w:rPr>
          <w:rFonts w:ascii="宋体" w:hAnsi="宋体" w:hint="eastAsia"/>
        </w:rPr>
        <w:t>JCDWP协议包</w:t>
      </w:r>
      <w:r w:rsidRPr="00054A58">
        <w:rPr>
          <w:rFonts w:ascii="宋体" w:hAnsi="宋体"/>
        </w:rPr>
        <w:t>收发</w:t>
      </w:r>
      <w:r w:rsidRPr="00054A58">
        <w:rPr>
          <w:rFonts w:ascii="宋体" w:hAnsi="宋体" w:hint="eastAsia"/>
        </w:rPr>
        <w:t>：负责接收由代理发送的JCDWP命令包和命令包的响应包，发送由JCVM触发的事件命令。</w:t>
      </w:r>
    </w:p>
    <w:p w14:paraId="4FB511E0" w14:textId="016CEA5A" w:rsidR="00054A58" w:rsidRPr="00054A58" w:rsidRDefault="00054A58" w:rsidP="007D169A">
      <w:pPr>
        <w:pStyle w:val="a1"/>
        <w:spacing w:line="360" w:lineRule="auto"/>
        <w:ind w:firstLine="480"/>
        <w:rPr>
          <w:rFonts w:ascii="宋体" w:hAnsi="宋体"/>
        </w:rPr>
      </w:pPr>
      <w:r w:rsidRPr="00054A58">
        <w:rPr>
          <w:rFonts w:ascii="宋体" w:hAnsi="宋体" w:hint="eastAsia"/>
        </w:rPr>
        <w:t>JCDWP命令</w:t>
      </w:r>
      <w:r w:rsidRPr="00054A58">
        <w:rPr>
          <w:rFonts w:ascii="宋体" w:hAnsi="宋体"/>
        </w:rPr>
        <w:t>执行：</w:t>
      </w:r>
      <w:r w:rsidRPr="00054A58">
        <w:rPr>
          <w:rFonts w:ascii="宋体" w:hAnsi="宋体" w:hint="eastAsia"/>
        </w:rPr>
        <w:t>负责解析由调试代理发送的JCDWP命令，并返回命令对应的响应数据。</w:t>
      </w:r>
    </w:p>
    <w:p w14:paraId="4A67267B" w14:textId="66EF2A94" w:rsidR="00054A58" w:rsidRPr="00054A58" w:rsidRDefault="00054A58" w:rsidP="007D169A">
      <w:pPr>
        <w:pStyle w:val="a1"/>
        <w:spacing w:line="360" w:lineRule="auto"/>
        <w:ind w:firstLine="480"/>
        <w:rPr>
          <w:rFonts w:ascii="宋体" w:hAnsi="宋体"/>
        </w:rPr>
      </w:pPr>
      <w:r w:rsidRPr="00054A58">
        <w:rPr>
          <w:rFonts w:ascii="宋体" w:hAnsi="宋体" w:hint="eastAsia"/>
        </w:rPr>
        <w:t>VM事件</w:t>
      </w:r>
      <w:r w:rsidRPr="00054A58">
        <w:rPr>
          <w:rFonts w:ascii="宋体" w:hAnsi="宋体"/>
        </w:rPr>
        <w:t>管理：</w:t>
      </w:r>
      <w:r w:rsidRPr="00054A58">
        <w:rPr>
          <w:rFonts w:ascii="宋体" w:hAnsi="宋体" w:hint="eastAsia"/>
        </w:rPr>
        <w:t>记录由代理发送的事件请求，并检查事件是否触发，如果触发则发送事件命令给调试代理。</w:t>
      </w:r>
    </w:p>
    <w:p w14:paraId="00414B2F" w14:textId="5380D62C" w:rsidR="00054A58" w:rsidRPr="00054A58" w:rsidRDefault="00054A58" w:rsidP="007D169A">
      <w:pPr>
        <w:pStyle w:val="a1"/>
        <w:spacing w:line="360" w:lineRule="auto"/>
        <w:ind w:firstLine="480"/>
        <w:rPr>
          <w:rFonts w:ascii="宋体" w:hAnsi="宋体"/>
        </w:rPr>
      </w:pPr>
      <w:r w:rsidRPr="00054A58">
        <w:rPr>
          <w:rFonts w:ascii="宋体" w:hAnsi="宋体" w:hint="eastAsia"/>
        </w:rPr>
        <w:t>VM信息</w:t>
      </w:r>
      <w:r w:rsidRPr="00054A58">
        <w:rPr>
          <w:rFonts w:ascii="宋体" w:hAnsi="宋体"/>
        </w:rPr>
        <w:t>服务：</w:t>
      </w:r>
      <w:r w:rsidRPr="00054A58">
        <w:rPr>
          <w:rFonts w:ascii="宋体" w:hAnsi="宋体" w:hint="eastAsia"/>
        </w:rPr>
        <w:t>负责记录JCVM的Frame栈信息，并为JCDWP命令执行模块和VM事件管理模块提供所需的JCVM信息。</w:t>
      </w:r>
      <w:commentRangeEnd w:id="675"/>
      <w:r w:rsidR="00E7004C">
        <w:rPr>
          <w:rStyle w:val="affb"/>
        </w:rPr>
        <w:commentReference w:id="675"/>
      </w:r>
    </w:p>
    <w:p w14:paraId="4F084CDE" w14:textId="73D00A7B" w:rsidR="00054A58" w:rsidDel="00304462" w:rsidRDefault="00054A58" w:rsidP="00BD6C5F">
      <w:pPr>
        <w:pStyle w:val="a1"/>
        <w:ind w:firstLine="480"/>
        <w:rPr>
          <w:del w:id="676" w:author="tianlong" w:date="2016-08-05T12:33:00Z"/>
        </w:rPr>
      </w:pPr>
    </w:p>
    <w:p w14:paraId="1CC035C1" w14:textId="159ADA2A" w:rsidR="001278E5" w:rsidRDefault="001278E5" w:rsidP="001278E5">
      <w:pPr>
        <w:pStyle w:val="2"/>
        <w:numPr>
          <w:ilvl w:val="2"/>
          <w:numId w:val="1"/>
        </w:numPr>
      </w:pPr>
      <w:r>
        <w:rPr>
          <w:rFonts w:hint="eastAsia"/>
        </w:rPr>
        <w:t>主机</w:t>
      </w:r>
    </w:p>
    <w:p w14:paraId="36D6C435" w14:textId="796B198D" w:rsidR="001278E5" w:rsidRPr="001278E5" w:rsidRDefault="001278E5" w:rsidP="001278E5">
      <w:pPr>
        <w:spacing w:line="360" w:lineRule="auto"/>
        <w:ind w:firstLine="420"/>
        <w:rPr>
          <w:rFonts w:ascii="宋体" w:hAnsi="宋体"/>
        </w:rPr>
      </w:pPr>
      <w:r w:rsidRPr="001278E5">
        <w:rPr>
          <w:rFonts w:ascii="宋体" w:hAnsi="宋体" w:hint="eastAsia"/>
        </w:rPr>
        <w:t>主机为控制JavaCard运行流程的PC端软件。主机通过APDU来控制JavaCard的执行流程。本次设计不包含主机设计。</w:t>
      </w:r>
    </w:p>
    <w:p w14:paraId="3B175CAC" w14:textId="2253E682" w:rsidR="001278E5" w:rsidRPr="001278E5" w:rsidDel="00C82FAE" w:rsidRDefault="001278E5" w:rsidP="00BD6C5F">
      <w:pPr>
        <w:pStyle w:val="a1"/>
        <w:ind w:firstLine="480"/>
        <w:rPr>
          <w:del w:id="677" w:author="tianlong" w:date="2016-08-05T12:33:00Z"/>
        </w:rPr>
      </w:pPr>
    </w:p>
    <w:p w14:paraId="1BABF257" w14:textId="77777777" w:rsidR="008212E4" w:rsidRDefault="008212E4" w:rsidP="006801E2">
      <w:pPr>
        <w:pStyle w:val="1"/>
        <w:spacing w:line="360" w:lineRule="auto"/>
      </w:pPr>
      <w:bookmarkStart w:id="678" w:name="_Toc451936665"/>
      <w:r>
        <w:rPr>
          <w:rFonts w:hint="eastAsia"/>
        </w:rPr>
        <w:t>关键问题和解决方案</w:t>
      </w:r>
      <w:bookmarkEnd w:id="678"/>
    </w:p>
    <w:p w14:paraId="2E7CB060" w14:textId="38365E55" w:rsidR="008212E4" w:rsidRDefault="002520ED" w:rsidP="004E0E01">
      <w:pPr>
        <w:pStyle w:val="2"/>
      </w:pPr>
      <w:bookmarkStart w:id="679" w:name="_Toc451936666"/>
      <w:r>
        <w:rPr>
          <w:rFonts w:hint="eastAsia"/>
        </w:rPr>
        <w:t>系统</w:t>
      </w:r>
      <w:r w:rsidR="008212E4">
        <w:rPr>
          <w:rFonts w:hint="eastAsia"/>
        </w:rPr>
        <w:t>解决方案</w:t>
      </w:r>
      <w:bookmarkEnd w:id="679"/>
    </w:p>
    <w:p w14:paraId="00871245" w14:textId="1FA9E747" w:rsidR="008212E4" w:rsidRPr="005D683B" w:rsidRDefault="008212E4" w:rsidP="005D683B">
      <w:pPr>
        <w:pStyle w:val="2"/>
        <w:numPr>
          <w:ilvl w:val="2"/>
          <w:numId w:val="1"/>
        </w:numPr>
      </w:pPr>
      <w:bookmarkStart w:id="680" w:name="_Toc451936667"/>
      <w:r w:rsidRPr="005D683B">
        <w:rPr>
          <w:rFonts w:hint="eastAsia"/>
        </w:rPr>
        <w:t>系统架构</w:t>
      </w:r>
      <w:bookmarkEnd w:id="680"/>
    </w:p>
    <w:p w14:paraId="72B428D9" w14:textId="77777777" w:rsidR="00874347" w:rsidRDefault="00874347" w:rsidP="006801E2">
      <w:pPr>
        <w:spacing w:line="360" w:lineRule="auto"/>
        <w:ind w:firstLine="420"/>
        <w:rPr>
          <w:rFonts w:ascii="宋体" w:hAnsi="宋体"/>
        </w:rPr>
      </w:pPr>
      <w:r>
        <w:rPr>
          <w:rFonts w:ascii="宋体" w:hAnsi="宋体" w:hint="eastAsia"/>
        </w:rPr>
        <w:t>根据J</w:t>
      </w:r>
      <w:r>
        <w:rPr>
          <w:rFonts w:ascii="宋体" w:hAnsi="宋体"/>
        </w:rPr>
        <w:t>avaCard</w:t>
      </w:r>
      <w:r>
        <w:rPr>
          <w:rFonts w:ascii="宋体" w:hAnsi="宋体" w:hint="eastAsia"/>
        </w:rPr>
        <w:t>系统</w:t>
      </w:r>
      <w:r>
        <w:rPr>
          <w:rFonts w:ascii="宋体" w:hAnsi="宋体"/>
        </w:rPr>
        <w:t>功能</w:t>
      </w:r>
      <w:r>
        <w:rPr>
          <w:rFonts w:ascii="宋体" w:hAnsi="宋体" w:hint="eastAsia"/>
        </w:rPr>
        <w:t>结构图，</w:t>
      </w:r>
      <w:r>
        <w:rPr>
          <w:rFonts w:ascii="宋体" w:hAnsi="宋体"/>
        </w:rPr>
        <w:t>将本课题所研究的系统分为</w:t>
      </w:r>
      <w:r>
        <w:rPr>
          <w:rFonts w:ascii="宋体" w:hAnsi="宋体" w:hint="eastAsia"/>
        </w:rPr>
        <w:t>3个</w:t>
      </w:r>
      <w:r>
        <w:rPr>
          <w:rFonts w:ascii="宋体" w:hAnsi="宋体"/>
        </w:rPr>
        <w:t>层次结构，具体如下图所</w:t>
      </w:r>
      <w:commentRangeStart w:id="681"/>
      <w:r>
        <w:rPr>
          <w:rFonts w:ascii="宋体" w:hAnsi="宋体"/>
        </w:rPr>
        <w:t>示</w:t>
      </w:r>
      <w:commentRangeEnd w:id="681"/>
      <w:r w:rsidR="00923927">
        <w:rPr>
          <w:rStyle w:val="affb"/>
        </w:rPr>
        <w:commentReference w:id="681"/>
      </w:r>
      <w:r>
        <w:rPr>
          <w:rFonts w:ascii="宋体" w:hAnsi="宋体"/>
        </w:rPr>
        <w:t>：</w:t>
      </w:r>
    </w:p>
    <w:p w14:paraId="006144DF" w14:textId="59409297" w:rsidR="00874347" w:rsidDel="00923927" w:rsidRDefault="00874347" w:rsidP="006801E2">
      <w:pPr>
        <w:spacing w:line="360" w:lineRule="auto"/>
        <w:ind w:firstLine="420"/>
        <w:rPr>
          <w:del w:id="682" w:author="tianlong" w:date="2016-08-05T12:46:00Z"/>
          <w:rFonts w:ascii="宋体" w:hAnsi="宋体"/>
        </w:rPr>
      </w:pPr>
      <w:commentRangeStart w:id="683"/>
      <w:del w:id="684" w:author="tianlong" w:date="2016-08-05T12:44:00Z">
        <w:r w:rsidDel="00923927">
          <w:rPr>
            <w:noProof/>
          </w:rPr>
          <w:drawing>
            <wp:inline distT="0" distB="0" distL="0" distR="0" wp14:anchorId="4CC857E2" wp14:editId="26E58A2D">
              <wp:extent cx="5274310" cy="40011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001135"/>
                      </a:xfrm>
                      <a:prstGeom prst="rect">
                        <a:avLst/>
                      </a:prstGeom>
                    </pic:spPr>
                  </pic:pic>
                </a:graphicData>
              </a:graphic>
            </wp:inline>
          </w:drawing>
        </w:r>
      </w:del>
      <w:commentRangeEnd w:id="683"/>
      <w:del w:id="685" w:author="tianlong" w:date="2016-08-05T12:46:00Z">
        <w:r w:rsidDel="00923927">
          <w:rPr>
            <w:rStyle w:val="affb"/>
          </w:rPr>
          <w:commentReference w:id="683"/>
        </w:r>
      </w:del>
    </w:p>
    <w:p w14:paraId="718D985F" w14:textId="378ED50B" w:rsidR="00874347" w:rsidDel="00923927" w:rsidRDefault="00874347" w:rsidP="006801E2">
      <w:pPr>
        <w:spacing w:line="360" w:lineRule="auto"/>
        <w:ind w:firstLine="420"/>
        <w:rPr>
          <w:del w:id="686" w:author="tianlong" w:date="2016-08-05T12:46:00Z"/>
          <w:rFonts w:ascii="宋体" w:hAnsi="宋体"/>
        </w:rPr>
      </w:pPr>
    </w:p>
    <w:p w14:paraId="1BA33711" w14:textId="6F7F1F1F" w:rsidR="000F47BB" w:rsidRDefault="000F47BB" w:rsidP="006801E2">
      <w:pPr>
        <w:spacing w:line="360" w:lineRule="auto"/>
        <w:ind w:firstLine="420"/>
        <w:rPr>
          <w:rFonts w:ascii="宋体" w:hAnsi="宋体"/>
        </w:rPr>
      </w:pPr>
      <w:commentRangeStart w:id="687"/>
      <w:del w:id="688" w:author="tianlong" w:date="2016-08-05T12:45:00Z">
        <w:r w:rsidDel="00923927">
          <w:rPr>
            <w:noProof/>
          </w:rPr>
          <w:drawing>
            <wp:inline distT="0" distB="0" distL="0" distR="0" wp14:anchorId="180C4771" wp14:editId="06F4E445">
              <wp:extent cx="4943475" cy="33242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3475" cy="3324225"/>
                      </a:xfrm>
                      <a:prstGeom prst="rect">
                        <a:avLst/>
                      </a:prstGeom>
                    </pic:spPr>
                  </pic:pic>
                </a:graphicData>
              </a:graphic>
            </wp:inline>
          </w:drawing>
        </w:r>
      </w:del>
      <w:commentRangeEnd w:id="687"/>
      <w:r>
        <w:rPr>
          <w:rStyle w:val="affb"/>
        </w:rPr>
        <w:commentReference w:id="687"/>
      </w:r>
    </w:p>
    <w:p w14:paraId="576F69A4" w14:textId="4048F858" w:rsidR="00874347" w:rsidDel="00923927" w:rsidRDefault="00F82045" w:rsidP="006801E2">
      <w:pPr>
        <w:spacing w:line="360" w:lineRule="auto"/>
        <w:ind w:firstLine="420"/>
        <w:rPr>
          <w:del w:id="689" w:author="tianlong" w:date="2016-08-05T12:46:00Z"/>
          <w:rFonts w:ascii="宋体" w:hAnsi="宋体"/>
        </w:rPr>
      </w:pPr>
      <w:del w:id="690" w:author="tianlong" w:date="2016-08-05T12:46:00Z">
        <w:r w:rsidRPr="00F82045" w:rsidDel="00923927">
          <w:rPr>
            <w:rFonts w:ascii="宋体" w:hAnsi="宋体" w:hint="eastAsia"/>
            <w:highlight w:val="yellow"/>
          </w:rPr>
          <w:delText>明确</w:delText>
        </w:r>
        <w:r w:rsidRPr="00F82045" w:rsidDel="00923927">
          <w:rPr>
            <w:rFonts w:ascii="宋体" w:hAnsi="宋体"/>
            <w:highlight w:val="yellow"/>
          </w:rPr>
          <w:delText>我们开发</w:delText>
        </w:r>
        <w:r w:rsidRPr="00F82045" w:rsidDel="00923927">
          <w:rPr>
            <w:rFonts w:ascii="宋体" w:hAnsi="宋体" w:hint="eastAsia"/>
            <w:highlight w:val="yellow"/>
          </w:rPr>
          <w:delText>是</w:delText>
        </w:r>
        <w:r w:rsidRPr="00F82045" w:rsidDel="00923927">
          <w:rPr>
            <w:rFonts w:ascii="宋体" w:hAnsi="宋体"/>
            <w:highlight w:val="yellow"/>
          </w:rPr>
          <w:delText>在哪个层次</w:delText>
        </w:r>
        <w:r w:rsidRPr="00F82045" w:rsidDel="00923927">
          <w:rPr>
            <w:rFonts w:ascii="宋体" w:hAnsi="宋体" w:hint="eastAsia"/>
            <w:highlight w:val="yellow"/>
          </w:rPr>
          <w:delText>，</w:delText>
        </w:r>
        <w:r w:rsidRPr="00F82045" w:rsidDel="00923927">
          <w:rPr>
            <w:rFonts w:ascii="宋体" w:hAnsi="宋体"/>
            <w:highlight w:val="yellow"/>
          </w:rPr>
          <w:delText>应用程序框架层？应用</w:delText>
        </w:r>
        <w:r w:rsidRPr="00F82045" w:rsidDel="00923927">
          <w:rPr>
            <w:rFonts w:ascii="宋体" w:hAnsi="宋体" w:hint="eastAsia"/>
            <w:highlight w:val="yellow"/>
          </w:rPr>
          <w:delText>程序</w:delText>
        </w:r>
        <w:r w:rsidRPr="00F82045" w:rsidDel="00923927">
          <w:rPr>
            <w:rFonts w:ascii="宋体" w:hAnsi="宋体"/>
            <w:highlight w:val="yellow"/>
          </w:rPr>
          <w:delText>层？</w:delText>
        </w:r>
      </w:del>
    </w:p>
    <w:p w14:paraId="32965A2D" w14:textId="1120744D" w:rsidR="00874347" w:rsidDel="00923927" w:rsidRDefault="00874347" w:rsidP="006801E2">
      <w:pPr>
        <w:spacing w:line="360" w:lineRule="auto"/>
        <w:ind w:firstLine="420"/>
        <w:rPr>
          <w:del w:id="691" w:author="tianlong" w:date="2016-08-05T12:45:00Z"/>
          <w:rFonts w:ascii="宋体" w:hAnsi="宋体"/>
        </w:rPr>
      </w:pPr>
      <w:del w:id="692" w:author="tianlong" w:date="2016-08-05T12:45:00Z">
        <w:r w:rsidDel="00923927">
          <w:rPr>
            <w:rFonts w:ascii="宋体" w:hAnsi="宋体" w:hint="eastAsia"/>
          </w:rPr>
          <w:delText>描述J</w:delText>
        </w:r>
        <w:r w:rsidDel="00923927">
          <w:rPr>
            <w:rFonts w:ascii="宋体" w:hAnsi="宋体"/>
          </w:rPr>
          <w:delText>ava</w:delText>
        </w:r>
        <w:r w:rsidDel="00923927">
          <w:rPr>
            <w:rFonts w:ascii="宋体" w:hAnsi="宋体" w:hint="eastAsia"/>
          </w:rPr>
          <w:delText>软件</w:delText>
        </w:r>
        <w:r w:rsidDel="00923927">
          <w:rPr>
            <w:rFonts w:ascii="宋体" w:hAnsi="宋体"/>
          </w:rPr>
          <w:delText>层次结构</w:delText>
        </w:r>
      </w:del>
    </w:p>
    <w:p w14:paraId="58D487CE" w14:textId="6855543B" w:rsidR="008212E4" w:rsidRPr="00604288" w:rsidDel="00923927" w:rsidRDefault="008212E4" w:rsidP="006801E2">
      <w:pPr>
        <w:spacing w:line="360" w:lineRule="auto"/>
        <w:ind w:firstLine="420"/>
        <w:rPr>
          <w:del w:id="693" w:author="tianlong" w:date="2016-08-05T12:40:00Z"/>
          <w:rFonts w:ascii="宋体" w:hAnsi="宋体"/>
          <w:i/>
        </w:rPr>
      </w:pPr>
      <w:del w:id="694" w:author="tianlong" w:date="2016-08-05T12:40:00Z">
        <w:r w:rsidRPr="00604288" w:rsidDel="00923927">
          <w:rPr>
            <w:rFonts w:ascii="宋体" w:hAnsi="宋体" w:hint="eastAsia"/>
            <w:i/>
          </w:rPr>
          <w:delText>根据</w:delText>
        </w:r>
        <w:r w:rsidR="002520ED" w:rsidRPr="00604288" w:rsidDel="00923927">
          <w:rPr>
            <w:rFonts w:ascii="宋体" w:hAnsi="宋体" w:hint="eastAsia"/>
            <w:i/>
          </w:rPr>
          <w:delText xml:space="preserve">。。。。。。。。。。。 </w:delText>
        </w:r>
        <w:r w:rsidRPr="00604288" w:rsidDel="00923927">
          <w:rPr>
            <w:rFonts w:ascii="宋体" w:hAnsi="宋体" w:hint="eastAsia"/>
            <w:i/>
          </w:rPr>
          <w:delText>总体框架，将本课题所研究的系统分成5</w:delText>
        </w:r>
        <w:r w:rsidR="002520ED" w:rsidRPr="00604288" w:rsidDel="00923927">
          <w:rPr>
            <w:rFonts w:ascii="宋体" w:hAnsi="宋体" w:hint="eastAsia"/>
            <w:i/>
          </w:rPr>
          <w:delText>（3,4</w:delText>
        </w:r>
        <w:r w:rsidR="002520ED" w:rsidRPr="00604288" w:rsidDel="00923927">
          <w:rPr>
            <w:rFonts w:ascii="宋体" w:hAnsi="宋体"/>
            <w:i/>
          </w:rPr>
          <w:delText>）</w:delText>
        </w:r>
        <w:r w:rsidRPr="00604288" w:rsidDel="00923927">
          <w:rPr>
            <w:rFonts w:ascii="宋体" w:hAnsi="宋体" w:hint="eastAsia"/>
            <w:i/>
          </w:rPr>
          <w:delText>个层次</w:delText>
        </w:r>
        <w:r w:rsidR="002520ED" w:rsidRPr="00604288" w:rsidDel="00923927">
          <w:rPr>
            <w:rFonts w:ascii="宋体" w:hAnsi="宋体" w:hint="eastAsia"/>
            <w:i/>
          </w:rPr>
          <w:delText>架构</w:delText>
        </w:r>
        <w:r w:rsidRPr="00604288" w:rsidDel="00923927">
          <w:rPr>
            <w:rFonts w:ascii="宋体" w:hAnsi="宋体" w:hint="eastAsia"/>
            <w:i/>
          </w:rPr>
          <w:delText>，具体图</w:delText>
        </w:r>
        <w:r w:rsidR="002520ED" w:rsidRPr="00604288" w:rsidDel="00923927">
          <w:rPr>
            <w:rFonts w:ascii="宋体" w:hAnsi="宋体" w:hint="eastAsia"/>
            <w:i/>
          </w:rPr>
          <w:delText>13</w:delText>
        </w:r>
        <w:r w:rsidRPr="00604288" w:rsidDel="00923927">
          <w:rPr>
            <w:rFonts w:ascii="宋体" w:hAnsi="宋体" w:hint="eastAsia"/>
            <w:i/>
          </w:rPr>
          <w:delText>所示：</w:delText>
        </w:r>
      </w:del>
    </w:p>
    <w:p w14:paraId="1485EC30" w14:textId="2C8D4203" w:rsidR="002520ED" w:rsidRPr="00604288" w:rsidDel="00923927" w:rsidRDefault="002520ED" w:rsidP="006801E2">
      <w:pPr>
        <w:spacing w:line="360" w:lineRule="auto"/>
        <w:ind w:firstLine="420"/>
        <w:jc w:val="center"/>
        <w:rPr>
          <w:del w:id="695" w:author="tianlong" w:date="2016-08-05T12:40:00Z"/>
          <w:rFonts w:ascii="宋体" w:hAnsi="宋体"/>
          <w:i/>
          <w:noProof/>
        </w:rPr>
      </w:pPr>
    </w:p>
    <w:tbl>
      <w:tblPr>
        <w:tblpPr w:leftFromText="180" w:rightFromText="180" w:vertAnchor="text" w:horzAnchor="page" w:tblpX="1909"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7386"/>
      </w:tblGrid>
      <w:tr w:rsidR="002520ED" w:rsidRPr="00604288" w:rsidDel="00923927" w14:paraId="560981C7" w14:textId="6B30706A" w:rsidTr="00FC1A1E">
        <w:trPr>
          <w:del w:id="696" w:author="tianlong" w:date="2016-08-05T12:40:00Z"/>
        </w:trPr>
        <w:tc>
          <w:tcPr>
            <w:tcW w:w="1143" w:type="dxa"/>
            <w:shd w:val="clear" w:color="auto" w:fill="auto"/>
            <w:vAlign w:val="center"/>
          </w:tcPr>
          <w:p w14:paraId="6BDEBFC1" w14:textId="6904603F" w:rsidR="002520ED" w:rsidRPr="00604288" w:rsidDel="00923927" w:rsidRDefault="002520ED" w:rsidP="00FC1A1E">
            <w:pPr>
              <w:autoSpaceDE w:val="0"/>
              <w:autoSpaceDN w:val="0"/>
              <w:jc w:val="center"/>
              <w:rPr>
                <w:del w:id="697" w:author="tianlong" w:date="2016-08-05T12:40:00Z"/>
                <w:i/>
              </w:rPr>
            </w:pPr>
            <w:del w:id="698" w:author="tianlong" w:date="2016-08-05T12:40:00Z">
              <w:r w:rsidRPr="00604288" w:rsidDel="00923927">
                <w:rPr>
                  <w:rFonts w:hint="eastAsia"/>
                  <w:i/>
                </w:rPr>
                <w:delText>用户层</w:delText>
              </w:r>
            </w:del>
          </w:p>
        </w:tc>
        <w:tc>
          <w:tcPr>
            <w:tcW w:w="7379" w:type="dxa"/>
            <w:shd w:val="clear" w:color="auto" w:fill="auto"/>
            <w:vAlign w:val="center"/>
          </w:tcPr>
          <w:p w14:paraId="5B6F407A" w14:textId="129AFB94" w:rsidR="002520ED" w:rsidRPr="00604288" w:rsidDel="00923927" w:rsidRDefault="002520ED" w:rsidP="00FC1A1E">
            <w:pPr>
              <w:autoSpaceDE w:val="0"/>
              <w:autoSpaceDN w:val="0"/>
              <w:jc w:val="center"/>
              <w:rPr>
                <w:del w:id="699" w:author="tianlong" w:date="2016-08-05T12:40:00Z"/>
                <w:i/>
              </w:rPr>
            </w:pPr>
            <w:del w:id="700" w:author="tianlong" w:date="2016-08-05T12:40:00Z">
              <w:r w:rsidRPr="00604288" w:rsidDel="00923927">
                <w:rPr>
                  <w:i/>
                  <w:noProof/>
                </w:rPr>
                <w:drawing>
                  <wp:inline distT="0" distB="0" distL="0" distR="0" wp14:anchorId="637BE422" wp14:editId="47C71552">
                    <wp:extent cx="4441190" cy="6292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1190" cy="629285"/>
                            </a:xfrm>
                            <a:prstGeom prst="rect">
                              <a:avLst/>
                            </a:prstGeom>
                            <a:noFill/>
                            <a:ln>
                              <a:noFill/>
                            </a:ln>
                          </pic:spPr>
                        </pic:pic>
                      </a:graphicData>
                    </a:graphic>
                  </wp:inline>
                </w:drawing>
              </w:r>
            </w:del>
          </w:p>
        </w:tc>
      </w:tr>
      <w:tr w:rsidR="002520ED" w:rsidRPr="00604288" w:rsidDel="00923927" w14:paraId="433EF6E3" w14:textId="05A4800E" w:rsidTr="00FC1A1E">
        <w:trPr>
          <w:del w:id="701" w:author="tianlong" w:date="2016-08-05T12:40:00Z"/>
        </w:trPr>
        <w:tc>
          <w:tcPr>
            <w:tcW w:w="1143" w:type="dxa"/>
            <w:shd w:val="clear" w:color="auto" w:fill="auto"/>
            <w:vAlign w:val="center"/>
          </w:tcPr>
          <w:p w14:paraId="45C499FE" w14:textId="37EA78E3" w:rsidR="002520ED" w:rsidRPr="00604288" w:rsidDel="00923927" w:rsidRDefault="002520ED" w:rsidP="00FC1A1E">
            <w:pPr>
              <w:autoSpaceDE w:val="0"/>
              <w:autoSpaceDN w:val="0"/>
              <w:jc w:val="center"/>
              <w:rPr>
                <w:del w:id="702" w:author="tianlong" w:date="2016-08-05T12:40:00Z"/>
                <w:i/>
              </w:rPr>
            </w:pPr>
            <w:del w:id="703" w:author="tianlong" w:date="2016-08-05T12:40:00Z">
              <w:r w:rsidRPr="00604288" w:rsidDel="00923927">
                <w:rPr>
                  <w:rFonts w:hint="eastAsia"/>
                  <w:i/>
                </w:rPr>
                <w:delText>业务</w:delText>
              </w:r>
            </w:del>
          </w:p>
          <w:p w14:paraId="225471ED" w14:textId="75AFEEF3" w:rsidR="002520ED" w:rsidRPr="00604288" w:rsidDel="00923927" w:rsidRDefault="002520ED" w:rsidP="00FC1A1E">
            <w:pPr>
              <w:autoSpaceDE w:val="0"/>
              <w:autoSpaceDN w:val="0"/>
              <w:jc w:val="center"/>
              <w:rPr>
                <w:del w:id="704" w:author="tianlong" w:date="2016-08-05T12:40:00Z"/>
                <w:i/>
              </w:rPr>
            </w:pPr>
            <w:del w:id="705" w:author="tianlong" w:date="2016-08-05T12:40:00Z">
              <w:r w:rsidRPr="00604288" w:rsidDel="00923927">
                <w:rPr>
                  <w:rFonts w:hint="eastAsia"/>
                  <w:i/>
                </w:rPr>
                <w:delText>展现层</w:delText>
              </w:r>
            </w:del>
          </w:p>
        </w:tc>
        <w:tc>
          <w:tcPr>
            <w:tcW w:w="7379" w:type="dxa"/>
            <w:shd w:val="clear" w:color="auto" w:fill="auto"/>
            <w:vAlign w:val="center"/>
          </w:tcPr>
          <w:p w14:paraId="1CA363F9" w14:textId="2D8CC1AC" w:rsidR="002520ED" w:rsidRPr="00604288" w:rsidDel="00923927" w:rsidRDefault="002520ED" w:rsidP="00FC1A1E">
            <w:pPr>
              <w:autoSpaceDE w:val="0"/>
              <w:autoSpaceDN w:val="0"/>
              <w:jc w:val="center"/>
              <w:rPr>
                <w:del w:id="706" w:author="tianlong" w:date="2016-08-05T12:40:00Z"/>
                <w:i/>
              </w:rPr>
            </w:pPr>
            <w:del w:id="707" w:author="tianlong" w:date="2016-08-05T12:40:00Z">
              <w:r w:rsidRPr="00604288" w:rsidDel="00923927">
                <w:rPr>
                  <w:i/>
                  <w:noProof/>
                </w:rPr>
                <w:drawing>
                  <wp:inline distT="0" distB="0" distL="0" distR="0" wp14:anchorId="22EBCD50" wp14:editId="3F4B4033">
                    <wp:extent cx="4405630" cy="13303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5630" cy="1330325"/>
                            </a:xfrm>
                            <a:prstGeom prst="rect">
                              <a:avLst/>
                            </a:prstGeom>
                            <a:noFill/>
                            <a:ln>
                              <a:noFill/>
                            </a:ln>
                          </pic:spPr>
                        </pic:pic>
                      </a:graphicData>
                    </a:graphic>
                  </wp:inline>
                </w:drawing>
              </w:r>
            </w:del>
          </w:p>
        </w:tc>
      </w:tr>
      <w:tr w:rsidR="002520ED" w:rsidRPr="00604288" w:rsidDel="00923927" w14:paraId="3527E6E5" w14:textId="0FCE83A6" w:rsidTr="00FC1A1E">
        <w:trPr>
          <w:del w:id="708" w:author="tianlong" w:date="2016-08-05T12:40:00Z"/>
        </w:trPr>
        <w:tc>
          <w:tcPr>
            <w:tcW w:w="1143" w:type="dxa"/>
            <w:shd w:val="clear" w:color="auto" w:fill="auto"/>
            <w:vAlign w:val="center"/>
          </w:tcPr>
          <w:p w14:paraId="61923B7A" w14:textId="7FE0BF99" w:rsidR="002520ED" w:rsidRPr="00604288" w:rsidDel="00923927" w:rsidRDefault="002520ED" w:rsidP="00FC1A1E">
            <w:pPr>
              <w:autoSpaceDE w:val="0"/>
              <w:autoSpaceDN w:val="0"/>
              <w:jc w:val="center"/>
              <w:rPr>
                <w:del w:id="709" w:author="tianlong" w:date="2016-08-05T12:40:00Z"/>
                <w:i/>
              </w:rPr>
            </w:pPr>
            <w:del w:id="710" w:author="tianlong" w:date="2016-08-05T12:40:00Z">
              <w:r w:rsidRPr="00604288" w:rsidDel="00923927">
                <w:rPr>
                  <w:rFonts w:hint="eastAsia"/>
                  <w:i/>
                </w:rPr>
                <w:delText>功能</w:delText>
              </w:r>
            </w:del>
          </w:p>
          <w:p w14:paraId="4200AF6E" w14:textId="1F807BFB" w:rsidR="002520ED" w:rsidRPr="00604288" w:rsidDel="00923927" w:rsidRDefault="002520ED" w:rsidP="00FC1A1E">
            <w:pPr>
              <w:autoSpaceDE w:val="0"/>
              <w:autoSpaceDN w:val="0"/>
              <w:jc w:val="center"/>
              <w:rPr>
                <w:del w:id="711" w:author="tianlong" w:date="2016-08-05T12:40:00Z"/>
                <w:i/>
              </w:rPr>
            </w:pPr>
            <w:del w:id="712" w:author="tianlong" w:date="2016-08-05T12:40:00Z">
              <w:r w:rsidRPr="00604288" w:rsidDel="00923927">
                <w:rPr>
                  <w:rFonts w:hint="eastAsia"/>
                  <w:i/>
                </w:rPr>
                <w:delText>定制层</w:delText>
              </w:r>
            </w:del>
          </w:p>
        </w:tc>
        <w:tc>
          <w:tcPr>
            <w:tcW w:w="7379" w:type="dxa"/>
            <w:shd w:val="clear" w:color="auto" w:fill="auto"/>
            <w:vAlign w:val="center"/>
          </w:tcPr>
          <w:p w14:paraId="2F56EF52" w14:textId="53C29C9D" w:rsidR="002520ED" w:rsidRPr="00604288" w:rsidDel="00923927" w:rsidRDefault="002520ED" w:rsidP="00FC1A1E">
            <w:pPr>
              <w:autoSpaceDE w:val="0"/>
              <w:autoSpaceDN w:val="0"/>
              <w:jc w:val="center"/>
              <w:rPr>
                <w:del w:id="713" w:author="tianlong" w:date="2016-08-05T12:40:00Z"/>
                <w:i/>
              </w:rPr>
            </w:pPr>
            <w:del w:id="714" w:author="tianlong" w:date="2016-08-05T12:40:00Z">
              <w:r w:rsidRPr="00604288" w:rsidDel="00923927">
                <w:rPr>
                  <w:i/>
                  <w:noProof/>
                </w:rPr>
                <w:drawing>
                  <wp:inline distT="0" distB="0" distL="0" distR="0" wp14:anchorId="4B302B30" wp14:editId="2C2C6F44">
                    <wp:extent cx="4548505" cy="1365885"/>
                    <wp:effectExtent l="0" t="0" r="444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8505" cy="1365885"/>
                            </a:xfrm>
                            <a:prstGeom prst="rect">
                              <a:avLst/>
                            </a:prstGeom>
                            <a:noFill/>
                            <a:ln>
                              <a:noFill/>
                            </a:ln>
                          </pic:spPr>
                        </pic:pic>
                      </a:graphicData>
                    </a:graphic>
                  </wp:inline>
                </w:drawing>
              </w:r>
            </w:del>
          </w:p>
        </w:tc>
      </w:tr>
      <w:tr w:rsidR="002520ED" w:rsidRPr="00604288" w:rsidDel="00923927" w14:paraId="66DEC3A6" w14:textId="7EC5E817" w:rsidTr="00FC1A1E">
        <w:trPr>
          <w:del w:id="715" w:author="tianlong" w:date="2016-08-05T12:40:00Z"/>
        </w:trPr>
        <w:tc>
          <w:tcPr>
            <w:tcW w:w="1143" w:type="dxa"/>
            <w:shd w:val="clear" w:color="auto" w:fill="auto"/>
            <w:vAlign w:val="center"/>
          </w:tcPr>
          <w:p w14:paraId="56D1AB51" w14:textId="2C30C1C8" w:rsidR="002520ED" w:rsidRPr="00604288" w:rsidDel="00923927" w:rsidRDefault="002520ED" w:rsidP="00FC1A1E">
            <w:pPr>
              <w:autoSpaceDE w:val="0"/>
              <w:autoSpaceDN w:val="0"/>
              <w:jc w:val="center"/>
              <w:rPr>
                <w:del w:id="716" w:author="tianlong" w:date="2016-08-05T12:40:00Z"/>
                <w:i/>
              </w:rPr>
            </w:pPr>
            <w:del w:id="717" w:author="tianlong" w:date="2016-08-05T12:40:00Z">
              <w:r w:rsidRPr="00604288" w:rsidDel="00923927">
                <w:rPr>
                  <w:rFonts w:hint="eastAsia"/>
                  <w:i/>
                </w:rPr>
                <w:delText>组件</w:delText>
              </w:r>
            </w:del>
          </w:p>
          <w:p w14:paraId="44A6313F" w14:textId="02966FB9" w:rsidR="002520ED" w:rsidRPr="00604288" w:rsidDel="00923927" w:rsidRDefault="002520ED" w:rsidP="00FC1A1E">
            <w:pPr>
              <w:autoSpaceDE w:val="0"/>
              <w:autoSpaceDN w:val="0"/>
              <w:jc w:val="center"/>
              <w:rPr>
                <w:del w:id="718" w:author="tianlong" w:date="2016-08-05T12:40:00Z"/>
                <w:i/>
              </w:rPr>
            </w:pPr>
            <w:del w:id="719" w:author="tianlong" w:date="2016-08-05T12:40:00Z">
              <w:r w:rsidRPr="00604288" w:rsidDel="00923927">
                <w:rPr>
                  <w:rFonts w:hint="eastAsia"/>
                  <w:i/>
                </w:rPr>
                <w:delText>开发层</w:delText>
              </w:r>
            </w:del>
          </w:p>
        </w:tc>
        <w:tc>
          <w:tcPr>
            <w:tcW w:w="7379" w:type="dxa"/>
            <w:shd w:val="clear" w:color="auto" w:fill="auto"/>
            <w:vAlign w:val="center"/>
          </w:tcPr>
          <w:p w14:paraId="36BC0A2A" w14:textId="60DD5A88" w:rsidR="002520ED" w:rsidRPr="00604288" w:rsidDel="00923927" w:rsidRDefault="002520ED" w:rsidP="00FC1A1E">
            <w:pPr>
              <w:autoSpaceDE w:val="0"/>
              <w:autoSpaceDN w:val="0"/>
              <w:jc w:val="center"/>
              <w:rPr>
                <w:del w:id="720" w:author="tianlong" w:date="2016-08-05T12:40:00Z"/>
                <w:i/>
                <w:noProof/>
              </w:rPr>
            </w:pPr>
            <w:del w:id="721" w:author="tianlong" w:date="2016-08-05T12:40:00Z">
              <w:r w:rsidRPr="00604288" w:rsidDel="00923927">
                <w:rPr>
                  <w:i/>
                  <w:noProof/>
                </w:rPr>
                <w:drawing>
                  <wp:inline distT="0" distB="0" distL="0" distR="0" wp14:anchorId="11F5A1F6" wp14:editId="79EB936A">
                    <wp:extent cx="4382135" cy="13417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2135" cy="1341755"/>
                            </a:xfrm>
                            <a:prstGeom prst="rect">
                              <a:avLst/>
                            </a:prstGeom>
                            <a:noFill/>
                            <a:ln>
                              <a:noFill/>
                            </a:ln>
                          </pic:spPr>
                        </pic:pic>
                      </a:graphicData>
                    </a:graphic>
                  </wp:inline>
                </w:drawing>
              </w:r>
            </w:del>
          </w:p>
        </w:tc>
      </w:tr>
      <w:tr w:rsidR="002520ED" w:rsidRPr="00604288" w:rsidDel="00923927" w14:paraId="55093622" w14:textId="7F73AC3C" w:rsidTr="00FC1A1E">
        <w:trPr>
          <w:del w:id="722" w:author="tianlong" w:date="2016-08-05T12:40:00Z"/>
        </w:trPr>
        <w:tc>
          <w:tcPr>
            <w:tcW w:w="1143" w:type="dxa"/>
            <w:shd w:val="clear" w:color="auto" w:fill="auto"/>
            <w:vAlign w:val="center"/>
          </w:tcPr>
          <w:p w14:paraId="0B04A1B5" w14:textId="1E53F60B" w:rsidR="002520ED" w:rsidRPr="00604288" w:rsidDel="00923927" w:rsidRDefault="002520ED" w:rsidP="00FC1A1E">
            <w:pPr>
              <w:autoSpaceDE w:val="0"/>
              <w:autoSpaceDN w:val="0"/>
              <w:jc w:val="center"/>
              <w:rPr>
                <w:del w:id="723" w:author="tianlong" w:date="2016-08-05T12:40:00Z"/>
                <w:i/>
              </w:rPr>
            </w:pPr>
            <w:del w:id="724" w:author="tianlong" w:date="2016-08-05T12:40:00Z">
              <w:r w:rsidRPr="00604288" w:rsidDel="00923927">
                <w:rPr>
                  <w:rFonts w:hint="eastAsia"/>
                  <w:i/>
                </w:rPr>
                <w:delText>基础</w:delText>
              </w:r>
            </w:del>
          </w:p>
          <w:p w14:paraId="4BBC4D88" w14:textId="667D157B" w:rsidR="002520ED" w:rsidRPr="00604288" w:rsidDel="00923927" w:rsidRDefault="002520ED" w:rsidP="00FC1A1E">
            <w:pPr>
              <w:autoSpaceDE w:val="0"/>
              <w:autoSpaceDN w:val="0"/>
              <w:jc w:val="center"/>
              <w:rPr>
                <w:del w:id="725" w:author="tianlong" w:date="2016-08-05T12:40:00Z"/>
                <w:i/>
              </w:rPr>
            </w:pPr>
            <w:del w:id="726" w:author="tianlong" w:date="2016-08-05T12:40:00Z">
              <w:r w:rsidRPr="00604288" w:rsidDel="00923927">
                <w:rPr>
                  <w:rFonts w:hint="eastAsia"/>
                  <w:i/>
                </w:rPr>
                <w:delText>支撑层</w:delText>
              </w:r>
            </w:del>
          </w:p>
        </w:tc>
        <w:tc>
          <w:tcPr>
            <w:tcW w:w="7379" w:type="dxa"/>
            <w:shd w:val="clear" w:color="auto" w:fill="auto"/>
            <w:vAlign w:val="center"/>
          </w:tcPr>
          <w:p w14:paraId="11F73DC4" w14:textId="19CFBE38" w:rsidR="002520ED" w:rsidRPr="00604288" w:rsidDel="00923927" w:rsidRDefault="002520ED" w:rsidP="00FC1A1E">
            <w:pPr>
              <w:autoSpaceDE w:val="0"/>
              <w:autoSpaceDN w:val="0"/>
              <w:jc w:val="center"/>
              <w:rPr>
                <w:del w:id="727" w:author="tianlong" w:date="2016-08-05T12:40:00Z"/>
                <w:i/>
              </w:rPr>
            </w:pPr>
            <w:del w:id="728" w:author="tianlong" w:date="2016-08-05T12:40:00Z">
              <w:r w:rsidRPr="00604288" w:rsidDel="00923927">
                <w:rPr>
                  <w:i/>
                  <w:noProof/>
                </w:rPr>
                <w:drawing>
                  <wp:inline distT="0" distB="0" distL="0" distR="0" wp14:anchorId="175325D3" wp14:editId="7622C898">
                    <wp:extent cx="4405630" cy="13303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5630" cy="1330325"/>
                            </a:xfrm>
                            <a:prstGeom prst="rect">
                              <a:avLst/>
                            </a:prstGeom>
                            <a:noFill/>
                            <a:ln>
                              <a:noFill/>
                            </a:ln>
                          </pic:spPr>
                        </pic:pic>
                      </a:graphicData>
                    </a:graphic>
                  </wp:inline>
                </w:drawing>
              </w:r>
            </w:del>
          </w:p>
        </w:tc>
      </w:tr>
    </w:tbl>
    <w:p w14:paraId="00CE5B72" w14:textId="13A36D90" w:rsidR="002520ED" w:rsidRPr="00604288" w:rsidDel="00923927" w:rsidRDefault="002520ED" w:rsidP="002520ED">
      <w:pPr>
        <w:autoSpaceDE w:val="0"/>
        <w:autoSpaceDN w:val="0"/>
        <w:jc w:val="center"/>
        <w:rPr>
          <w:del w:id="729" w:author="tianlong" w:date="2016-08-05T12:40:00Z"/>
          <w:b/>
          <w:i/>
          <w:noProof/>
        </w:rPr>
      </w:pPr>
    </w:p>
    <w:p w14:paraId="6C6AC027" w14:textId="7FAEF936" w:rsidR="008212E4" w:rsidRPr="00604288" w:rsidDel="00923927" w:rsidRDefault="008212E4" w:rsidP="006801E2">
      <w:pPr>
        <w:spacing w:line="360" w:lineRule="auto"/>
        <w:ind w:firstLine="420"/>
        <w:jc w:val="center"/>
        <w:rPr>
          <w:del w:id="730" w:author="tianlong" w:date="2016-08-05T12:40:00Z"/>
          <w:rFonts w:ascii="宋体" w:hAnsi="宋体"/>
          <w:i/>
        </w:rPr>
      </w:pPr>
    </w:p>
    <w:p w14:paraId="565A8710" w14:textId="33220567" w:rsidR="008212E4" w:rsidRPr="00604288" w:rsidDel="00923927" w:rsidRDefault="00900529" w:rsidP="006801E2">
      <w:pPr>
        <w:spacing w:line="360" w:lineRule="auto"/>
        <w:ind w:firstLine="420"/>
        <w:jc w:val="center"/>
        <w:rPr>
          <w:del w:id="731" w:author="tianlong" w:date="2016-08-05T12:40:00Z"/>
          <w:rFonts w:ascii="宋体" w:hAnsi="宋体"/>
          <w:i/>
        </w:rPr>
      </w:pPr>
      <w:del w:id="732" w:author="tianlong" w:date="2016-08-05T12:40:00Z">
        <w:r w:rsidRPr="00604288" w:rsidDel="00923927">
          <w:rPr>
            <w:rFonts w:ascii="宋体" w:hAnsi="宋体" w:hint="eastAsia"/>
            <w:i/>
          </w:rPr>
          <w:delText>图13：</w:delText>
        </w:r>
        <w:r w:rsidR="008212E4" w:rsidRPr="00604288" w:rsidDel="00923927">
          <w:rPr>
            <w:rFonts w:ascii="宋体" w:hAnsi="宋体" w:hint="eastAsia"/>
            <w:i/>
          </w:rPr>
          <w:delText>平台总体框架图</w:delText>
        </w:r>
      </w:del>
    </w:p>
    <w:p w14:paraId="69FC440E" w14:textId="263E0047" w:rsidR="008212E4" w:rsidRPr="00604288" w:rsidDel="00923927" w:rsidRDefault="008212E4" w:rsidP="003C290D">
      <w:pPr>
        <w:numPr>
          <w:ilvl w:val="0"/>
          <w:numId w:val="6"/>
        </w:numPr>
        <w:spacing w:line="360" w:lineRule="auto"/>
        <w:rPr>
          <w:del w:id="733" w:author="tianlong" w:date="2016-08-05T12:40:00Z"/>
          <w:rFonts w:ascii="宋体" w:hAnsi="宋体"/>
          <w:i/>
        </w:rPr>
      </w:pPr>
      <w:del w:id="734" w:author="tianlong" w:date="2016-08-05T12:40:00Z">
        <w:r w:rsidRPr="00604288" w:rsidDel="00923927">
          <w:rPr>
            <w:rFonts w:ascii="宋体" w:hAnsi="宋体" w:hint="eastAsia"/>
            <w:i/>
          </w:rPr>
          <w:delText>展现层</w:delText>
        </w:r>
      </w:del>
    </w:p>
    <w:p w14:paraId="0DCBC5B9" w14:textId="346D4926" w:rsidR="008212E4" w:rsidRPr="00604288" w:rsidDel="00923927" w:rsidRDefault="008212E4" w:rsidP="006801E2">
      <w:pPr>
        <w:spacing w:line="360" w:lineRule="auto"/>
        <w:ind w:firstLine="420"/>
        <w:rPr>
          <w:del w:id="735" w:author="tianlong" w:date="2016-08-05T12:40:00Z"/>
          <w:rFonts w:ascii="宋体" w:hAnsi="宋体"/>
          <w:i/>
        </w:rPr>
      </w:pPr>
      <w:del w:id="736" w:author="tianlong" w:date="2016-08-05T12:40:00Z">
        <w:r w:rsidRPr="00604288" w:rsidDel="00923927">
          <w:rPr>
            <w:rFonts w:ascii="宋体" w:hAnsi="宋体" w:hint="eastAsia"/>
            <w:i/>
          </w:rPr>
          <w:delText>展现层分为三部分，互联网上的</w:delText>
        </w:r>
        <w:r w:rsidR="00A109EA" w:rsidRPr="00604288" w:rsidDel="00923927">
          <w:rPr>
            <w:rFonts w:ascii="宋体" w:hAnsi="宋体" w:hint="eastAsia"/>
            <w:i/>
          </w:rPr>
          <w:delText>公众</w:delText>
        </w:r>
        <w:r w:rsidRPr="00604288" w:rsidDel="00923927">
          <w:rPr>
            <w:rFonts w:ascii="宋体" w:hAnsi="宋体" w:hint="eastAsia"/>
            <w:i/>
          </w:rPr>
          <w:delText>互动</w:delText>
        </w:r>
        <w:r w:rsidR="00A109EA" w:rsidRPr="00604288" w:rsidDel="00923927">
          <w:rPr>
            <w:rFonts w:ascii="宋体" w:hAnsi="宋体" w:hint="eastAsia"/>
            <w:i/>
          </w:rPr>
          <w:delText>服务</w:delText>
        </w:r>
        <w:r w:rsidRPr="00604288" w:rsidDel="00923927">
          <w:rPr>
            <w:rFonts w:ascii="宋体" w:hAnsi="宋体" w:hint="eastAsia"/>
            <w:i/>
          </w:rPr>
          <w:delText>子系统为</w:delText>
        </w:r>
        <w:r w:rsidR="00A109EA" w:rsidRPr="00604288" w:rsidDel="00923927">
          <w:rPr>
            <w:rFonts w:ascii="宋体" w:hAnsi="宋体" w:hint="eastAsia"/>
            <w:i/>
          </w:rPr>
          <w:delText>企业</w:delText>
        </w:r>
        <w:r w:rsidR="00A109EA" w:rsidRPr="00604288" w:rsidDel="00923927">
          <w:rPr>
            <w:rFonts w:ascii="宋体" w:hAnsi="宋体"/>
            <w:i/>
          </w:rPr>
          <w:delText>、个人</w:delText>
        </w:r>
        <w:r w:rsidRPr="00604288" w:rsidDel="00923927">
          <w:rPr>
            <w:rFonts w:ascii="宋体" w:hAnsi="宋体" w:hint="eastAsia"/>
            <w:i/>
          </w:rPr>
          <w:delText>提供服务的统一的、一站式的服务的窗口。政府内网的</w:delText>
        </w:r>
        <w:r w:rsidR="00A109EA" w:rsidRPr="00604288" w:rsidDel="00923927">
          <w:rPr>
            <w:i/>
          </w:rPr>
          <w:delText>区县级</w:delText>
        </w:r>
        <w:r w:rsidR="00A109EA" w:rsidRPr="00604288" w:rsidDel="00923927">
          <w:rPr>
            <w:rFonts w:hint="eastAsia"/>
            <w:i/>
          </w:rPr>
          <w:delText>劳动关系</w:delText>
        </w:r>
        <w:r w:rsidR="00A109EA" w:rsidRPr="00604288" w:rsidDel="00923927">
          <w:rPr>
            <w:i/>
          </w:rPr>
          <w:delText>行政执法</w:delText>
        </w:r>
        <w:r w:rsidR="00A109EA" w:rsidRPr="00604288" w:rsidDel="00923927">
          <w:rPr>
            <w:rFonts w:hint="eastAsia"/>
            <w:i/>
          </w:rPr>
          <w:delText>服务</w:delText>
        </w:r>
        <w:r w:rsidR="00A109EA" w:rsidRPr="00604288" w:rsidDel="00923927">
          <w:rPr>
            <w:i/>
          </w:rPr>
          <w:delText>平台</w:delText>
        </w:r>
        <w:r w:rsidRPr="00604288" w:rsidDel="00923927">
          <w:rPr>
            <w:rFonts w:ascii="宋体" w:hAnsi="宋体" w:hint="eastAsia"/>
            <w:i/>
          </w:rPr>
          <w:delText xml:space="preserve">为部门领导、业务科室、执法人员提供相关的信息服务。 </w:delText>
        </w:r>
      </w:del>
    </w:p>
    <w:p w14:paraId="5D6D0E9D" w14:textId="0000E996" w:rsidR="008212E4" w:rsidRPr="00604288" w:rsidDel="00923927" w:rsidRDefault="008212E4" w:rsidP="003C290D">
      <w:pPr>
        <w:numPr>
          <w:ilvl w:val="0"/>
          <w:numId w:val="6"/>
        </w:numPr>
        <w:spacing w:line="360" w:lineRule="auto"/>
        <w:rPr>
          <w:del w:id="737" w:author="tianlong" w:date="2016-08-05T12:40:00Z"/>
          <w:rFonts w:ascii="宋体" w:hAnsi="宋体"/>
          <w:i/>
        </w:rPr>
      </w:pPr>
      <w:del w:id="738" w:author="tianlong" w:date="2016-08-05T12:40:00Z">
        <w:r w:rsidRPr="00604288" w:rsidDel="00923927">
          <w:rPr>
            <w:rFonts w:ascii="宋体" w:hAnsi="宋体" w:hint="eastAsia"/>
            <w:i/>
          </w:rPr>
          <w:delText>应用层</w:delText>
        </w:r>
      </w:del>
    </w:p>
    <w:p w14:paraId="3BD69705" w14:textId="32033600" w:rsidR="008212E4" w:rsidRPr="00604288" w:rsidDel="00923927" w:rsidRDefault="008212E4" w:rsidP="006801E2">
      <w:pPr>
        <w:spacing w:line="360" w:lineRule="auto"/>
        <w:ind w:firstLine="420"/>
        <w:rPr>
          <w:del w:id="739" w:author="tianlong" w:date="2016-08-05T12:40:00Z"/>
          <w:rFonts w:ascii="宋体" w:hAnsi="宋体"/>
          <w:i/>
        </w:rPr>
      </w:pPr>
      <w:del w:id="740" w:author="tianlong" w:date="2016-08-05T12:40:00Z">
        <w:r w:rsidRPr="00604288" w:rsidDel="00923927">
          <w:rPr>
            <w:rFonts w:ascii="宋体" w:hAnsi="宋体" w:hint="eastAsia"/>
            <w:i/>
          </w:rPr>
          <w:delText>应用服务层主要包括</w:delText>
        </w:r>
        <w:r w:rsidR="00A109EA" w:rsidRPr="00604288" w:rsidDel="00923927">
          <w:rPr>
            <w:rFonts w:ascii="宋体" w:hAnsi="宋体" w:hint="eastAsia"/>
            <w:i/>
            <w:szCs w:val="24"/>
          </w:rPr>
          <w:delText>公众互动</w:delText>
        </w:r>
        <w:r w:rsidR="00A109EA" w:rsidRPr="00604288" w:rsidDel="00923927">
          <w:rPr>
            <w:rFonts w:ascii="宋体" w:hAnsi="宋体"/>
            <w:i/>
            <w:szCs w:val="24"/>
          </w:rPr>
          <w:delText>服务、</w:delText>
        </w:r>
        <w:r w:rsidR="00A109EA" w:rsidRPr="00604288" w:rsidDel="00923927">
          <w:rPr>
            <w:rFonts w:ascii="宋体" w:hAnsi="宋体" w:hint="eastAsia"/>
            <w:i/>
            <w:szCs w:val="24"/>
          </w:rPr>
          <w:delText>行政执法</w:delText>
        </w:r>
        <w:r w:rsidR="00A109EA" w:rsidRPr="00604288" w:rsidDel="00923927">
          <w:rPr>
            <w:rFonts w:ascii="宋体" w:hAnsi="宋体"/>
            <w:i/>
            <w:szCs w:val="24"/>
          </w:rPr>
          <w:delText>、</w:delText>
        </w:r>
        <w:r w:rsidR="00A109EA" w:rsidRPr="00604288" w:rsidDel="00923927">
          <w:rPr>
            <w:rFonts w:ascii="宋体" w:hAnsi="宋体" w:hint="eastAsia"/>
            <w:i/>
            <w:szCs w:val="24"/>
          </w:rPr>
          <w:delText>劳动</w:delText>
        </w:r>
        <w:r w:rsidR="00A109EA" w:rsidRPr="00604288" w:rsidDel="00923927">
          <w:rPr>
            <w:rFonts w:ascii="宋体" w:hAnsi="宋体"/>
            <w:i/>
            <w:szCs w:val="24"/>
          </w:rPr>
          <w:delText>保障监察、社会保险稽核、劳动争议仲裁</w:delText>
        </w:r>
        <w:r w:rsidR="00A109EA" w:rsidRPr="00604288" w:rsidDel="00923927">
          <w:rPr>
            <w:rFonts w:ascii="宋体" w:hAnsi="宋体" w:hint="eastAsia"/>
            <w:i/>
            <w:szCs w:val="24"/>
          </w:rPr>
          <w:delText>、</w:delText>
        </w:r>
        <w:r w:rsidR="00A109EA" w:rsidRPr="00604288" w:rsidDel="00923927">
          <w:rPr>
            <w:rFonts w:ascii="宋体" w:hAnsi="宋体"/>
            <w:i/>
            <w:szCs w:val="24"/>
          </w:rPr>
          <w:delText>系统管理</w:delText>
        </w:r>
        <w:r w:rsidRPr="00604288" w:rsidDel="00923927">
          <w:rPr>
            <w:rFonts w:ascii="宋体" w:hAnsi="宋体" w:hint="eastAsia"/>
            <w:i/>
          </w:rPr>
          <w:delText>。应用层的业务系统根据应用支撑层提供的加工后的数据，根据一定的业务逻辑，将信息组织成所需的格式提供给用户。</w:delText>
        </w:r>
      </w:del>
    </w:p>
    <w:p w14:paraId="326C6991" w14:textId="404C9480" w:rsidR="008212E4" w:rsidRPr="00604288" w:rsidDel="00923927" w:rsidRDefault="008212E4" w:rsidP="003C290D">
      <w:pPr>
        <w:numPr>
          <w:ilvl w:val="0"/>
          <w:numId w:val="6"/>
        </w:numPr>
        <w:spacing w:line="360" w:lineRule="auto"/>
        <w:rPr>
          <w:del w:id="741" w:author="tianlong" w:date="2016-08-05T12:40:00Z"/>
          <w:rFonts w:ascii="宋体" w:hAnsi="宋体"/>
          <w:i/>
        </w:rPr>
      </w:pPr>
      <w:del w:id="742" w:author="tianlong" w:date="2016-08-05T12:40:00Z">
        <w:r w:rsidRPr="00604288" w:rsidDel="00923927">
          <w:rPr>
            <w:rFonts w:ascii="宋体" w:hAnsi="宋体" w:hint="eastAsia"/>
            <w:i/>
          </w:rPr>
          <w:delText>应用支撑层</w:delText>
        </w:r>
      </w:del>
    </w:p>
    <w:p w14:paraId="041AB5D9" w14:textId="65007742" w:rsidR="008212E4" w:rsidRPr="00604288" w:rsidDel="00923927" w:rsidRDefault="008212E4" w:rsidP="006801E2">
      <w:pPr>
        <w:spacing w:line="360" w:lineRule="auto"/>
        <w:ind w:firstLine="420"/>
        <w:rPr>
          <w:del w:id="743" w:author="tianlong" w:date="2016-08-05T12:40:00Z"/>
          <w:rFonts w:ascii="宋体" w:hAnsi="宋体"/>
          <w:i/>
        </w:rPr>
      </w:pPr>
      <w:del w:id="744" w:author="tianlong" w:date="2016-08-05T12:40:00Z">
        <w:r w:rsidRPr="00604288" w:rsidDel="00923927">
          <w:rPr>
            <w:rFonts w:ascii="宋体" w:hAnsi="宋体" w:hint="eastAsia"/>
            <w:i/>
          </w:rPr>
          <w:delText>应用支撑层为</w:delText>
        </w:r>
        <w:r w:rsidR="00A109EA" w:rsidRPr="00604288" w:rsidDel="00923927">
          <w:rPr>
            <w:i/>
          </w:rPr>
          <w:delText>区县级</w:delText>
        </w:r>
        <w:r w:rsidR="00A109EA" w:rsidRPr="00604288" w:rsidDel="00923927">
          <w:rPr>
            <w:rFonts w:hint="eastAsia"/>
            <w:i/>
          </w:rPr>
          <w:delText>劳动关系</w:delText>
        </w:r>
        <w:r w:rsidR="00A109EA" w:rsidRPr="00604288" w:rsidDel="00923927">
          <w:rPr>
            <w:i/>
          </w:rPr>
          <w:delText>行政执法</w:delText>
        </w:r>
        <w:r w:rsidR="00A109EA" w:rsidRPr="00604288" w:rsidDel="00923927">
          <w:rPr>
            <w:rFonts w:hint="eastAsia"/>
            <w:i/>
          </w:rPr>
          <w:delText>服务</w:delText>
        </w:r>
        <w:r w:rsidR="00A109EA" w:rsidRPr="00604288" w:rsidDel="00923927">
          <w:rPr>
            <w:i/>
          </w:rPr>
          <w:delText>平台</w:delText>
        </w:r>
        <w:r w:rsidRPr="00604288" w:rsidDel="00923927">
          <w:rPr>
            <w:rFonts w:ascii="宋体" w:hAnsi="宋体" w:hint="eastAsia"/>
            <w:i/>
          </w:rPr>
          <w:delText>建设提供支撑平台，由基础应用开发平台、报表工具、工作流引擎组成。另外，所有业务应用系统和应用支撑层软件统一运行在Java应用服务器上。</w:delText>
        </w:r>
      </w:del>
    </w:p>
    <w:p w14:paraId="0FBEF4F7" w14:textId="42E8A240" w:rsidR="008212E4" w:rsidRPr="00604288" w:rsidDel="00923927" w:rsidRDefault="008212E4" w:rsidP="003C290D">
      <w:pPr>
        <w:numPr>
          <w:ilvl w:val="0"/>
          <w:numId w:val="6"/>
        </w:numPr>
        <w:spacing w:line="360" w:lineRule="auto"/>
        <w:rPr>
          <w:del w:id="745" w:author="tianlong" w:date="2016-08-05T12:40:00Z"/>
          <w:rFonts w:ascii="宋体" w:hAnsi="宋体"/>
          <w:i/>
        </w:rPr>
      </w:pPr>
      <w:del w:id="746" w:author="tianlong" w:date="2016-08-05T12:40:00Z">
        <w:r w:rsidRPr="00604288" w:rsidDel="00923927">
          <w:rPr>
            <w:rFonts w:ascii="宋体" w:hAnsi="宋体" w:hint="eastAsia"/>
            <w:i/>
          </w:rPr>
          <w:delText>数据资源层</w:delText>
        </w:r>
      </w:del>
    </w:p>
    <w:p w14:paraId="2BC864E0" w14:textId="7B22FF6F" w:rsidR="008212E4" w:rsidRPr="00604288" w:rsidDel="00923927" w:rsidRDefault="008212E4" w:rsidP="006801E2">
      <w:pPr>
        <w:spacing w:line="360" w:lineRule="auto"/>
        <w:ind w:firstLine="420"/>
        <w:rPr>
          <w:del w:id="747" w:author="tianlong" w:date="2016-08-05T12:40:00Z"/>
          <w:rFonts w:ascii="宋体" w:hAnsi="宋体"/>
          <w:i/>
        </w:rPr>
      </w:pPr>
      <w:del w:id="748" w:author="tianlong" w:date="2016-08-05T12:40:00Z">
        <w:r w:rsidRPr="00604288" w:rsidDel="00923927">
          <w:rPr>
            <w:rFonts w:ascii="宋体" w:hAnsi="宋体" w:hint="eastAsia"/>
            <w:i/>
          </w:rPr>
          <w:delText>本项目通过建立统一的标准和机制，对</w:delText>
        </w:r>
        <w:r w:rsidR="00A109EA" w:rsidRPr="00604288" w:rsidDel="00923927">
          <w:rPr>
            <w:rFonts w:ascii="宋体" w:hAnsi="宋体" w:hint="eastAsia"/>
            <w:i/>
          </w:rPr>
          <w:delText>人社局</w:delText>
        </w:r>
        <w:r w:rsidRPr="00604288" w:rsidDel="00923927">
          <w:rPr>
            <w:rFonts w:ascii="宋体" w:hAnsi="宋体" w:hint="eastAsia"/>
            <w:i/>
          </w:rPr>
          <w:delText>现有的</w:delText>
        </w:r>
        <w:r w:rsidR="00A109EA" w:rsidRPr="00604288" w:rsidDel="00923927">
          <w:rPr>
            <w:rFonts w:ascii="宋体" w:hAnsi="宋体" w:hint="eastAsia"/>
            <w:i/>
          </w:rPr>
          <w:delText>劳动</w:delText>
        </w:r>
        <w:r w:rsidR="00A109EA" w:rsidRPr="00604288" w:rsidDel="00923927">
          <w:rPr>
            <w:rFonts w:ascii="宋体" w:hAnsi="宋体"/>
            <w:i/>
          </w:rPr>
          <w:delText>人事关系相关</w:delText>
        </w:r>
        <w:r w:rsidRPr="00604288" w:rsidDel="00923927">
          <w:rPr>
            <w:rFonts w:ascii="宋体" w:hAnsi="宋体" w:hint="eastAsia"/>
            <w:i/>
          </w:rPr>
          <w:delText>业务系统资源、信息资源和沟通渠道进行整合，实现相关业务应用系统的数据信息的整合，为</w:delText>
        </w:r>
        <w:r w:rsidR="00A109EA" w:rsidRPr="00604288" w:rsidDel="00923927">
          <w:rPr>
            <w:rFonts w:ascii="宋体" w:hAnsi="宋体" w:hint="eastAsia"/>
            <w:i/>
          </w:rPr>
          <w:delText>劳动</w:delText>
        </w:r>
        <w:r w:rsidR="00A109EA" w:rsidRPr="00604288" w:rsidDel="00923927">
          <w:rPr>
            <w:rFonts w:ascii="宋体" w:hAnsi="宋体"/>
            <w:i/>
          </w:rPr>
          <w:delText>人事</w:delText>
        </w:r>
        <w:r w:rsidR="00A109EA" w:rsidRPr="00604288" w:rsidDel="00923927">
          <w:rPr>
            <w:rFonts w:ascii="宋体" w:hAnsi="宋体" w:hint="eastAsia"/>
            <w:i/>
          </w:rPr>
          <w:delText>纠纷行政</w:delText>
        </w:r>
        <w:r w:rsidRPr="00604288" w:rsidDel="00923927">
          <w:rPr>
            <w:rFonts w:ascii="宋体" w:hAnsi="宋体" w:hint="eastAsia"/>
            <w:i/>
          </w:rPr>
          <w:delText>执法提供个性化的服务。</w:delText>
        </w:r>
      </w:del>
    </w:p>
    <w:p w14:paraId="41D2A13E" w14:textId="1E35BA3E" w:rsidR="008212E4" w:rsidRPr="00604288" w:rsidDel="00923927" w:rsidRDefault="008212E4" w:rsidP="003C290D">
      <w:pPr>
        <w:numPr>
          <w:ilvl w:val="0"/>
          <w:numId w:val="6"/>
        </w:numPr>
        <w:spacing w:line="360" w:lineRule="auto"/>
        <w:rPr>
          <w:del w:id="749" w:author="tianlong" w:date="2016-08-05T12:40:00Z"/>
          <w:rFonts w:ascii="宋体" w:hAnsi="宋体"/>
          <w:i/>
        </w:rPr>
      </w:pPr>
      <w:del w:id="750" w:author="tianlong" w:date="2016-08-05T12:40:00Z">
        <w:r w:rsidRPr="00604288" w:rsidDel="00923927">
          <w:rPr>
            <w:rFonts w:ascii="宋体" w:hAnsi="宋体" w:hint="eastAsia"/>
            <w:i/>
          </w:rPr>
          <w:delText>基础设施层</w:delText>
        </w:r>
      </w:del>
    </w:p>
    <w:p w14:paraId="4880A662" w14:textId="42079DF0" w:rsidR="008212E4" w:rsidRPr="00604288" w:rsidDel="00923927" w:rsidRDefault="00A109EA" w:rsidP="006801E2">
      <w:pPr>
        <w:spacing w:line="360" w:lineRule="auto"/>
        <w:ind w:firstLine="420"/>
        <w:rPr>
          <w:del w:id="751" w:author="tianlong" w:date="2016-08-05T12:40:00Z"/>
          <w:rFonts w:ascii="宋体" w:hAnsi="宋体"/>
          <w:i/>
        </w:rPr>
      </w:pPr>
      <w:del w:id="752" w:author="tianlong" w:date="2016-08-05T12:40:00Z">
        <w:r w:rsidRPr="00604288" w:rsidDel="00923927">
          <w:rPr>
            <w:rFonts w:ascii="宋体" w:hAnsi="宋体" w:hint="eastAsia"/>
            <w:i/>
          </w:rPr>
          <w:delText>基础设施层分为软件设施、硬件设施以及网络基础设施，其中，软件设施包括服务器自带的操作系统、数据库服务器软件等；硬件设施包括主机、存储、备份等硬件设备；网络基础设施为系统运行所依赖的网络环境。</w:delText>
        </w:r>
      </w:del>
    </w:p>
    <w:p w14:paraId="0A48746C" w14:textId="4D7D1122" w:rsidR="002520ED" w:rsidRPr="00604288" w:rsidDel="00747137" w:rsidRDefault="002520ED" w:rsidP="006801E2">
      <w:pPr>
        <w:spacing w:line="360" w:lineRule="auto"/>
        <w:ind w:firstLine="420"/>
        <w:rPr>
          <w:del w:id="753" w:author="tianlong" w:date="2016-08-05T12:33:00Z"/>
          <w:rFonts w:ascii="宋体" w:hAnsi="宋体"/>
          <w:i/>
        </w:rPr>
      </w:pPr>
    </w:p>
    <w:p w14:paraId="18A70238" w14:textId="438929D6" w:rsidR="002520ED" w:rsidRPr="00604288" w:rsidDel="00747137" w:rsidRDefault="002520ED" w:rsidP="006801E2">
      <w:pPr>
        <w:spacing w:line="360" w:lineRule="auto"/>
        <w:ind w:firstLine="420"/>
        <w:rPr>
          <w:del w:id="754" w:author="tianlong" w:date="2016-08-05T12:33:00Z"/>
          <w:rFonts w:ascii="宋体" w:hAnsi="宋体"/>
          <w:i/>
        </w:rPr>
      </w:pPr>
    </w:p>
    <w:p w14:paraId="77610800" w14:textId="4E7797BA" w:rsidR="008212E4" w:rsidRPr="00604288" w:rsidDel="00923927" w:rsidRDefault="008212E4" w:rsidP="006801E2">
      <w:pPr>
        <w:spacing w:line="360" w:lineRule="auto"/>
        <w:ind w:firstLine="420"/>
        <w:rPr>
          <w:del w:id="755" w:author="tianlong" w:date="2016-08-05T12:40:00Z"/>
          <w:rFonts w:ascii="宋体" w:hAnsi="宋体"/>
          <w:i/>
        </w:rPr>
      </w:pPr>
      <w:del w:id="756" w:author="tianlong" w:date="2016-08-05T12:40:00Z">
        <w:r w:rsidRPr="00604288" w:rsidDel="00923927">
          <w:rPr>
            <w:rFonts w:ascii="宋体" w:hAnsi="宋体" w:hint="eastAsia"/>
            <w:i/>
          </w:rPr>
          <w:delText>保障体系涉及到上述的各个层面，由于IT基础平台使用资源服务平台，所以体系的设计在资源平台现有的体系基础上，还应包括数据资源层、应用支撑层、应用层、展现层的系统运维体系。</w:delText>
        </w:r>
      </w:del>
    </w:p>
    <w:p w14:paraId="607CD458" w14:textId="77777777" w:rsidR="008212E4" w:rsidRPr="005D683B" w:rsidRDefault="008212E4" w:rsidP="005D683B">
      <w:pPr>
        <w:pStyle w:val="2"/>
        <w:numPr>
          <w:ilvl w:val="2"/>
          <w:numId w:val="1"/>
        </w:numPr>
      </w:pPr>
      <w:bookmarkStart w:id="757" w:name="_Toc451936668"/>
      <w:r w:rsidRPr="005D683B">
        <w:rPr>
          <w:rFonts w:hint="eastAsia"/>
        </w:rPr>
        <w:t>技术选型</w:t>
      </w:r>
      <w:bookmarkEnd w:id="757"/>
    </w:p>
    <w:p w14:paraId="73EDDEDE" w14:textId="5443886F" w:rsidR="002C52BA" w:rsidRDefault="002C52BA" w:rsidP="003C290D">
      <w:pPr>
        <w:numPr>
          <w:ilvl w:val="0"/>
          <w:numId w:val="11"/>
        </w:numPr>
        <w:spacing w:line="360" w:lineRule="auto"/>
        <w:rPr>
          <w:rFonts w:ascii="宋体" w:hAnsi="宋体"/>
        </w:rPr>
      </w:pPr>
      <w:bookmarkStart w:id="758" w:name="_Toc413166221"/>
      <w:r>
        <w:rPr>
          <w:rFonts w:ascii="宋体" w:hAnsi="宋体" w:hint="eastAsia"/>
        </w:rPr>
        <w:t>C/S架构</w:t>
      </w:r>
    </w:p>
    <w:p w14:paraId="798E5D34" w14:textId="27F719E7" w:rsidR="00235708" w:rsidRPr="00235708" w:rsidRDefault="00235708" w:rsidP="00235708">
      <w:pPr>
        <w:spacing w:line="360" w:lineRule="auto"/>
        <w:ind w:firstLineChars="200" w:firstLine="480"/>
        <w:rPr>
          <w:rFonts w:ascii="宋体" w:hAnsi="宋体"/>
        </w:rPr>
      </w:pPr>
      <w:r>
        <w:rPr>
          <w:rFonts w:hint="eastAsia"/>
        </w:rPr>
        <w:t>本文</w:t>
      </w:r>
      <w:r>
        <w:t>论述</w:t>
      </w:r>
      <w:r>
        <w:rPr>
          <w:rFonts w:hint="eastAsia"/>
        </w:rPr>
        <w:t>J</w:t>
      </w:r>
      <w:r>
        <w:t>avaCard</w:t>
      </w:r>
      <w:r>
        <w:t>调试系统基于</w:t>
      </w:r>
      <w:r>
        <w:rPr>
          <w:rFonts w:hint="eastAsia"/>
        </w:rPr>
        <w:t>JPDA</w:t>
      </w:r>
      <w:r>
        <w:rPr>
          <w:rFonts w:hint="eastAsia"/>
        </w:rPr>
        <w:t>，</w:t>
      </w:r>
      <w:r w:rsidRPr="00A874FA">
        <w:rPr>
          <w:rFonts w:hint="eastAsia"/>
        </w:rPr>
        <w:t>从构架上说，</w:t>
      </w:r>
      <w:r w:rsidRPr="00A874FA">
        <w:t xml:space="preserve"> JPDA </w:t>
      </w:r>
      <w:r w:rsidRPr="00A874FA">
        <w:t>是一个</w:t>
      </w:r>
      <w:r w:rsidRPr="00A874FA">
        <w:t xml:space="preserve"> C/</w:t>
      </w:r>
      <w:commentRangeStart w:id="759"/>
      <w:r w:rsidRPr="00A874FA">
        <w:t>S</w:t>
      </w:r>
      <w:commentRangeEnd w:id="759"/>
      <w:r w:rsidR="00D75597">
        <w:rPr>
          <w:rStyle w:val="affb"/>
        </w:rPr>
        <w:commentReference w:id="759"/>
      </w:r>
      <w:r w:rsidRPr="00A874FA">
        <w:t xml:space="preserve"> </w:t>
      </w:r>
      <w:r w:rsidRPr="00A874FA">
        <w:t>体系结构的应用，在这个构架下，我们可以方便地通过网络，在任意的地点调试另外一个虚拟机上的程序，这个就很好地解决了部署和测试的问题，尤其满足解决了很多网络时代中的开发应用的需求。前端和后端的分离，也方便用户开发适合于自己的调试工具。</w:t>
      </w:r>
    </w:p>
    <w:p w14:paraId="0F8D918B" w14:textId="214B6120" w:rsidR="007626C0" w:rsidRPr="00235708" w:rsidDel="00D75597" w:rsidRDefault="007626C0" w:rsidP="00F560C0">
      <w:pPr>
        <w:spacing w:line="360" w:lineRule="auto"/>
        <w:ind w:firstLine="420"/>
        <w:rPr>
          <w:del w:id="760" w:author="tianlong" w:date="2016-08-05T12:56:00Z"/>
          <w:rFonts w:ascii="宋体" w:hAnsi="宋体"/>
          <w:strike/>
        </w:rPr>
      </w:pPr>
      <w:del w:id="761" w:author="tianlong" w:date="2016-08-05T12:56:00Z">
        <w:r w:rsidRPr="00235708" w:rsidDel="00D75597">
          <w:rPr>
            <w:rFonts w:ascii="宋体" w:hAnsi="宋体" w:hint="eastAsia"/>
            <w:strike/>
            <w:highlight w:val="yellow"/>
          </w:rPr>
          <w:delText>可以</w:delText>
        </w:r>
        <w:r w:rsidRPr="00235708" w:rsidDel="00D75597">
          <w:rPr>
            <w:rFonts w:ascii="宋体" w:hAnsi="宋体"/>
            <w:strike/>
            <w:highlight w:val="yellow"/>
          </w:rPr>
          <w:delText>描述</w:delText>
        </w:r>
        <w:r w:rsidRPr="00235708" w:rsidDel="00D75597">
          <w:rPr>
            <w:rFonts w:ascii="宋体" w:hAnsi="宋体" w:hint="eastAsia"/>
            <w:strike/>
            <w:highlight w:val="yellow"/>
          </w:rPr>
          <w:delText>C/S架构</w:delText>
        </w:r>
        <w:r w:rsidRPr="00235708" w:rsidDel="00D75597">
          <w:rPr>
            <w:rFonts w:ascii="宋体" w:hAnsi="宋体"/>
            <w:strike/>
            <w:highlight w:val="yellow"/>
          </w:rPr>
          <w:delText>在本系统中的应用，以及</w:delText>
        </w:r>
        <w:r w:rsidRPr="00235708" w:rsidDel="00D75597">
          <w:rPr>
            <w:rFonts w:ascii="宋体" w:hAnsi="宋体" w:hint="eastAsia"/>
            <w:strike/>
            <w:highlight w:val="yellow"/>
          </w:rPr>
          <w:delText>选择C/S架构</w:delText>
        </w:r>
        <w:r w:rsidRPr="00235708" w:rsidDel="00D75597">
          <w:rPr>
            <w:rFonts w:ascii="宋体" w:hAnsi="宋体"/>
            <w:strike/>
            <w:highlight w:val="yellow"/>
          </w:rPr>
          <w:delText>的优点</w:delText>
        </w:r>
        <w:r w:rsidRPr="00235708" w:rsidDel="00D75597">
          <w:rPr>
            <w:rFonts w:ascii="宋体" w:hAnsi="宋体" w:hint="eastAsia"/>
            <w:strike/>
            <w:highlight w:val="yellow"/>
          </w:rPr>
          <w:delText>？</w:delText>
        </w:r>
      </w:del>
    </w:p>
    <w:p w14:paraId="0FCEAEC2" w14:textId="77777777" w:rsidR="002C52BA" w:rsidRDefault="002C52BA" w:rsidP="003C290D">
      <w:pPr>
        <w:numPr>
          <w:ilvl w:val="0"/>
          <w:numId w:val="11"/>
        </w:numPr>
        <w:spacing w:line="360" w:lineRule="auto"/>
        <w:rPr>
          <w:rFonts w:ascii="宋体" w:hAnsi="宋体"/>
        </w:rPr>
      </w:pPr>
      <w:r>
        <w:rPr>
          <w:rFonts w:ascii="宋体" w:hAnsi="宋体"/>
        </w:rPr>
        <w:t>Eclipse</w:t>
      </w:r>
      <w:r>
        <w:rPr>
          <w:rFonts w:ascii="宋体" w:hAnsi="宋体" w:hint="eastAsia"/>
        </w:rPr>
        <w:t>调试</w:t>
      </w:r>
      <w:r>
        <w:rPr>
          <w:rFonts w:ascii="宋体" w:hAnsi="宋体"/>
        </w:rPr>
        <w:t>框架</w:t>
      </w:r>
    </w:p>
    <w:p w14:paraId="17D4923F" w14:textId="4C3A6FE4" w:rsidR="002C52BA" w:rsidRDefault="002C52BA" w:rsidP="003C290D">
      <w:pPr>
        <w:numPr>
          <w:ilvl w:val="0"/>
          <w:numId w:val="11"/>
        </w:numPr>
        <w:spacing w:line="360" w:lineRule="auto"/>
        <w:rPr>
          <w:rFonts w:ascii="宋体" w:hAnsi="宋体"/>
        </w:rPr>
      </w:pPr>
      <w:r>
        <w:rPr>
          <w:rFonts w:ascii="宋体" w:hAnsi="宋体" w:hint="eastAsia"/>
        </w:rPr>
        <w:t>J</w:t>
      </w:r>
      <w:r>
        <w:rPr>
          <w:rFonts w:ascii="宋体" w:hAnsi="宋体"/>
        </w:rPr>
        <w:t>ava平台调试</w:t>
      </w:r>
      <w:r>
        <w:rPr>
          <w:rFonts w:ascii="宋体" w:hAnsi="宋体" w:hint="eastAsia"/>
        </w:rPr>
        <w:t>体系——JPDA</w:t>
      </w:r>
    </w:p>
    <w:p w14:paraId="78E350B2" w14:textId="3B9CE09A" w:rsidR="00096C67" w:rsidRDefault="00096C67" w:rsidP="003C290D">
      <w:pPr>
        <w:numPr>
          <w:ilvl w:val="0"/>
          <w:numId w:val="11"/>
        </w:numPr>
        <w:spacing w:line="360" w:lineRule="auto"/>
        <w:rPr>
          <w:rFonts w:ascii="宋体" w:hAnsi="宋体"/>
        </w:rPr>
      </w:pPr>
      <w:r>
        <w:rPr>
          <w:rFonts w:ascii="宋体" w:hAnsi="宋体"/>
        </w:rPr>
        <w:t>Java调试线协议——JDWP</w:t>
      </w:r>
    </w:p>
    <w:p w14:paraId="61C447CC" w14:textId="115C6294" w:rsidR="00096C67" w:rsidRDefault="00096C67" w:rsidP="003C290D">
      <w:pPr>
        <w:numPr>
          <w:ilvl w:val="0"/>
          <w:numId w:val="11"/>
        </w:numPr>
        <w:spacing w:line="360" w:lineRule="auto"/>
        <w:rPr>
          <w:rFonts w:ascii="宋体" w:hAnsi="宋体"/>
        </w:rPr>
      </w:pPr>
      <w:r>
        <w:rPr>
          <w:rFonts w:ascii="宋体" w:hAnsi="宋体"/>
        </w:rPr>
        <w:t>Socket连接</w:t>
      </w:r>
      <w:r>
        <w:rPr>
          <w:rFonts w:ascii="宋体" w:hAnsi="宋体" w:hint="eastAsia"/>
        </w:rPr>
        <w:t>技术</w:t>
      </w:r>
    </w:p>
    <w:p w14:paraId="10EA87D8" w14:textId="69FC4A8A" w:rsidR="002C52BA" w:rsidRDefault="002C52BA" w:rsidP="003C290D">
      <w:pPr>
        <w:numPr>
          <w:ilvl w:val="0"/>
          <w:numId w:val="11"/>
        </w:numPr>
        <w:spacing w:line="360" w:lineRule="auto"/>
        <w:rPr>
          <w:rFonts w:ascii="宋体" w:hAnsi="宋体"/>
        </w:rPr>
      </w:pPr>
      <w:r>
        <w:rPr>
          <w:rFonts w:ascii="宋体" w:hAnsi="宋体" w:hint="eastAsia"/>
        </w:rPr>
        <w:t>远程</w:t>
      </w:r>
      <w:r>
        <w:rPr>
          <w:rFonts w:ascii="宋体" w:hAnsi="宋体"/>
        </w:rPr>
        <w:t>调试协议接口</w:t>
      </w:r>
    </w:p>
    <w:p w14:paraId="0EC47597" w14:textId="6D6C0A54" w:rsidR="00836B62" w:rsidRDefault="00836B62" w:rsidP="00836B62">
      <w:pPr>
        <w:spacing w:line="360" w:lineRule="auto"/>
        <w:ind w:left="840"/>
        <w:rPr>
          <w:rFonts w:ascii="宋体" w:hAnsi="宋体"/>
        </w:rPr>
      </w:pPr>
      <w:r>
        <w:rPr>
          <w:rFonts w:ascii="宋体" w:hAnsi="宋体" w:hint="eastAsia"/>
        </w:rPr>
        <w:t>JDWP</w:t>
      </w:r>
    </w:p>
    <w:p w14:paraId="396FB664" w14:textId="781F285F" w:rsidR="002C52BA" w:rsidDel="00923927" w:rsidRDefault="002C52BA" w:rsidP="002C52BA">
      <w:pPr>
        <w:spacing w:line="360" w:lineRule="auto"/>
        <w:ind w:left="840"/>
        <w:rPr>
          <w:del w:id="762" w:author="tianlong" w:date="2016-08-05T12:40:00Z"/>
          <w:rFonts w:ascii="宋体" w:hAnsi="宋体"/>
        </w:rPr>
      </w:pPr>
    </w:p>
    <w:p w14:paraId="2FEB26FC" w14:textId="3C3B12BF" w:rsidR="008212E4" w:rsidRPr="00B74839" w:rsidDel="00923927" w:rsidRDefault="008212E4" w:rsidP="003C290D">
      <w:pPr>
        <w:numPr>
          <w:ilvl w:val="0"/>
          <w:numId w:val="11"/>
        </w:numPr>
        <w:spacing w:line="360" w:lineRule="auto"/>
        <w:rPr>
          <w:del w:id="763" w:author="tianlong" w:date="2016-08-05T12:40:00Z"/>
          <w:rFonts w:ascii="宋体" w:hAnsi="宋体"/>
        </w:rPr>
      </w:pPr>
      <w:del w:id="764" w:author="tianlong" w:date="2016-08-05T12:40:00Z">
        <w:r w:rsidRPr="00B74839" w:rsidDel="00923927">
          <w:rPr>
            <w:rFonts w:ascii="宋体" w:hAnsi="宋体" w:hint="eastAsia"/>
          </w:rPr>
          <w:delText>SSH框架</w:delText>
        </w:r>
        <w:bookmarkEnd w:id="758"/>
      </w:del>
    </w:p>
    <w:p w14:paraId="6B43646A" w14:textId="7B9E9BB5" w:rsidR="008212E4" w:rsidDel="00923927" w:rsidRDefault="00BB5D3E" w:rsidP="006801E2">
      <w:pPr>
        <w:spacing w:line="360" w:lineRule="auto"/>
        <w:ind w:firstLine="420"/>
        <w:rPr>
          <w:del w:id="765" w:author="tianlong" w:date="2016-08-05T12:40:00Z"/>
          <w:rFonts w:ascii="宋体" w:hAnsi="宋体"/>
        </w:rPr>
      </w:pPr>
      <w:del w:id="766" w:author="tianlong" w:date="2016-08-05T12:40:00Z">
        <w:r w:rsidDel="00923927">
          <w:delText>区县级</w:delText>
        </w:r>
        <w:r w:rsidDel="00923927">
          <w:rPr>
            <w:rFonts w:hint="eastAsia"/>
          </w:rPr>
          <w:delText>劳动关系</w:delText>
        </w:r>
        <w:r w:rsidDel="00923927">
          <w:delText>行政执法</w:delText>
        </w:r>
        <w:r w:rsidDel="00923927">
          <w:rPr>
            <w:rFonts w:hint="eastAsia"/>
          </w:rPr>
          <w:delText>服务</w:delText>
        </w:r>
        <w:r w:rsidDel="00923927">
          <w:delText>平台</w:delText>
        </w:r>
        <w:r w:rsidR="008212E4" w:rsidDel="00923927">
          <w:rPr>
            <w:rFonts w:ascii="宋体" w:hAnsi="宋体" w:hint="eastAsia"/>
            <w:szCs w:val="24"/>
          </w:rPr>
          <w:delText>的开发采用</w:delText>
        </w:r>
        <w:r w:rsidR="008212E4" w:rsidRPr="0042137B" w:rsidDel="00923927">
          <w:rPr>
            <w:rFonts w:ascii="宋体" w:hAnsi="宋体" w:hint="eastAsia"/>
          </w:rPr>
          <w:delText>struts+spring+hibernate集成框架，</w:delText>
        </w:r>
        <w:r w:rsidR="008212E4" w:rsidDel="00923927">
          <w:rPr>
            <w:rFonts w:ascii="宋体" w:hAnsi="宋体" w:hint="eastAsia"/>
          </w:rPr>
          <w:delText>也</w:delText>
        </w:r>
        <w:r w:rsidR="008212E4" w:rsidRPr="0042137B" w:rsidDel="00923927">
          <w:rPr>
            <w:rFonts w:ascii="宋体" w:hAnsi="宋体" w:hint="eastAsia"/>
          </w:rPr>
          <w:delText>是目前较流行的一种Web应用程序开源框架。</w:delText>
        </w:r>
      </w:del>
    </w:p>
    <w:p w14:paraId="137032AB" w14:textId="0D2792C7" w:rsidR="008212E4" w:rsidRPr="00A9561D" w:rsidDel="00923927" w:rsidRDefault="008212E4" w:rsidP="003C290D">
      <w:pPr>
        <w:numPr>
          <w:ilvl w:val="0"/>
          <w:numId w:val="11"/>
        </w:numPr>
        <w:spacing w:line="360" w:lineRule="auto"/>
        <w:rPr>
          <w:del w:id="767" w:author="tianlong" w:date="2016-08-05T12:40:00Z"/>
          <w:rFonts w:ascii="宋体" w:hAnsi="宋体"/>
        </w:rPr>
      </w:pPr>
      <w:del w:id="768" w:author="tianlong" w:date="2016-08-05T12:40:00Z">
        <w:r w:rsidRPr="00A9561D" w:rsidDel="00923927">
          <w:rPr>
            <w:rFonts w:ascii="宋体" w:hAnsi="宋体" w:hint="eastAsia"/>
          </w:rPr>
          <w:delText>支持</w:delText>
        </w:r>
        <w:r w:rsidDel="00923927">
          <w:rPr>
            <w:rFonts w:ascii="宋体" w:hAnsi="宋体" w:hint="eastAsia"/>
          </w:rPr>
          <w:delText>SOA</w:delText>
        </w:r>
        <w:r w:rsidRPr="00A9561D" w:rsidDel="00923927">
          <w:rPr>
            <w:rFonts w:ascii="宋体" w:hAnsi="宋体" w:hint="eastAsia"/>
          </w:rPr>
          <w:delText>架构</w:delText>
        </w:r>
      </w:del>
    </w:p>
    <w:p w14:paraId="52547CD9" w14:textId="525DB791" w:rsidR="008212E4" w:rsidRPr="00A9561D" w:rsidDel="00923927" w:rsidRDefault="008212E4" w:rsidP="006801E2">
      <w:pPr>
        <w:pStyle w:val="my"/>
        <w:rPr>
          <w:del w:id="769" w:author="tianlong" w:date="2016-08-05T12:40:00Z"/>
          <w:rFonts w:ascii="宋体" w:hAnsi="宋体"/>
        </w:rPr>
      </w:pPr>
      <w:del w:id="770" w:author="tianlong" w:date="2016-08-05T12:40:00Z">
        <w:r w:rsidRPr="00A9561D" w:rsidDel="00923927">
          <w:rPr>
            <w:rFonts w:ascii="宋体" w:hAnsi="宋体" w:hint="eastAsia"/>
          </w:rPr>
          <w:delText>目前SOA架构己是系统应用的主流技术， SOA架构解决了异构系统集成中的很多问题，减少了各个应用系统之间的耦合程度，同时可以方便地实现各个业务系统之间的互联，并且具体实现和技术无关。SOA架构是</w:delText>
        </w:r>
        <w:r w:rsidR="00BB5D3E" w:rsidDel="00923927">
          <w:rPr>
            <w:rFonts w:ascii="宋体" w:hAnsi="宋体" w:hint="eastAsia"/>
          </w:rPr>
          <w:delText>业务</w:delText>
        </w:r>
        <w:r w:rsidRPr="00A9561D" w:rsidDel="00923927">
          <w:rPr>
            <w:rFonts w:ascii="宋体" w:hAnsi="宋体" w:hint="eastAsia"/>
          </w:rPr>
          <w:delText>应用集成的发展趋势。</w:delText>
        </w:r>
      </w:del>
    </w:p>
    <w:p w14:paraId="0E46698D" w14:textId="1A8E07FB" w:rsidR="008212E4" w:rsidRPr="00B74839" w:rsidDel="00923927" w:rsidRDefault="008212E4" w:rsidP="003C290D">
      <w:pPr>
        <w:numPr>
          <w:ilvl w:val="0"/>
          <w:numId w:val="11"/>
        </w:numPr>
        <w:spacing w:line="360" w:lineRule="auto"/>
        <w:rPr>
          <w:del w:id="771" w:author="tianlong" w:date="2016-08-05T12:40:00Z"/>
          <w:rFonts w:ascii="宋体" w:hAnsi="宋体"/>
        </w:rPr>
      </w:pPr>
      <w:bookmarkStart w:id="772" w:name="_Toc413166217"/>
      <w:del w:id="773" w:author="tianlong" w:date="2016-08-05T12:40:00Z">
        <w:r w:rsidRPr="00B74839" w:rsidDel="00923927">
          <w:rPr>
            <w:rFonts w:ascii="宋体" w:hAnsi="宋体" w:hint="eastAsia"/>
          </w:rPr>
          <w:delText>4G移动通信技术</w:delText>
        </w:r>
        <w:bookmarkEnd w:id="772"/>
      </w:del>
    </w:p>
    <w:p w14:paraId="3E4BFC19" w14:textId="48F9FBDE" w:rsidR="008212E4" w:rsidDel="00923927" w:rsidRDefault="008212E4" w:rsidP="006801E2">
      <w:pPr>
        <w:spacing w:line="360" w:lineRule="auto"/>
        <w:ind w:firstLine="420"/>
        <w:rPr>
          <w:del w:id="774" w:author="tianlong" w:date="2016-08-05T12:40:00Z"/>
          <w:rFonts w:ascii="宋体" w:hAnsi="宋体"/>
        </w:rPr>
      </w:pPr>
      <w:del w:id="775" w:author="tianlong" w:date="2016-08-05T12:40:00Z">
        <w:r w:rsidDel="00923927">
          <w:rPr>
            <w:rFonts w:ascii="宋体" w:hAnsi="宋体" w:hint="eastAsia"/>
          </w:rPr>
          <w:delText>现场</w:delText>
        </w:r>
        <w:r w:rsidR="00A109EA" w:rsidDel="00923927">
          <w:rPr>
            <w:rFonts w:ascii="宋体" w:hAnsi="宋体" w:hint="eastAsia"/>
          </w:rPr>
          <w:delText>移动</w:delText>
        </w:r>
        <w:r w:rsidDel="00923927">
          <w:rPr>
            <w:rFonts w:ascii="宋体" w:hAnsi="宋体" w:hint="eastAsia"/>
          </w:rPr>
          <w:delText>执法采用4G移动通讯技术，实现</w:delText>
        </w:r>
        <w:r w:rsidRPr="00B26682" w:rsidDel="00923927">
          <w:rPr>
            <w:rFonts w:ascii="宋体" w:hAnsi="宋体" w:hint="eastAsia"/>
          </w:rPr>
          <w:delText>快速传输数据、高质量、音频、视频和图像等。</w:delText>
        </w:r>
        <w:bookmarkStart w:id="776" w:name="_Toc413166219"/>
      </w:del>
    </w:p>
    <w:p w14:paraId="04131591" w14:textId="71515872" w:rsidR="008212E4" w:rsidRPr="00B74839" w:rsidDel="00923927" w:rsidRDefault="008212E4" w:rsidP="003C290D">
      <w:pPr>
        <w:numPr>
          <w:ilvl w:val="0"/>
          <w:numId w:val="11"/>
        </w:numPr>
        <w:spacing w:line="360" w:lineRule="auto"/>
        <w:rPr>
          <w:del w:id="777" w:author="tianlong" w:date="2016-08-05T12:40:00Z"/>
          <w:rFonts w:ascii="宋体" w:hAnsi="宋体"/>
        </w:rPr>
      </w:pPr>
      <w:del w:id="778" w:author="tianlong" w:date="2016-08-05T12:40:00Z">
        <w:r w:rsidRPr="00B74839" w:rsidDel="00923927">
          <w:rPr>
            <w:rFonts w:ascii="宋体" w:hAnsi="宋体" w:hint="eastAsia"/>
          </w:rPr>
          <w:delText>数据挖掘技术</w:delText>
        </w:r>
        <w:bookmarkEnd w:id="776"/>
      </w:del>
    </w:p>
    <w:p w14:paraId="6B2EFDEA" w14:textId="2D0ECA8B" w:rsidR="008212E4" w:rsidDel="00923927" w:rsidRDefault="008212E4" w:rsidP="006801E2">
      <w:pPr>
        <w:spacing w:line="360" w:lineRule="auto"/>
        <w:ind w:firstLine="420"/>
        <w:rPr>
          <w:del w:id="779" w:author="tianlong" w:date="2016-08-05T12:40:00Z"/>
          <w:rFonts w:ascii="宋体" w:hAnsi="宋体"/>
        </w:rPr>
      </w:pPr>
      <w:del w:id="780" w:author="tianlong" w:date="2016-08-05T12:40:00Z">
        <w:r w:rsidDel="00923927">
          <w:rPr>
            <w:rFonts w:ascii="宋体" w:hAnsi="宋体" w:hint="eastAsia"/>
          </w:rPr>
          <w:delText>从</w:delText>
        </w:r>
        <w:r w:rsidR="00BB5D3E" w:rsidDel="00923927">
          <w:rPr>
            <w:rFonts w:ascii="宋体" w:hAnsi="宋体" w:hint="eastAsia"/>
          </w:rPr>
          <w:delText>执法部门</w:delText>
        </w:r>
        <w:r w:rsidDel="00923927">
          <w:rPr>
            <w:rFonts w:ascii="宋体" w:hAnsi="宋体" w:hint="eastAsia"/>
          </w:rPr>
          <w:delText>、市级单位以共享过程</w:delText>
        </w:r>
        <w:r w:rsidR="005D2023" w:rsidDel="00923927">
          <w:rPr>
            <w:rFonts w:ascii="宋体" w:hAnsi="宋体" w:hint="eastAsia"/>
          </w:rPr>
          <w:delText>劳动</w:delText>
        </w:r>
        <w:r w:rsidR="005D2023" w:rsidDel="00923927">
          <w:rPr>
            <w:rFonts w:ascii="宋体" w:hAnsi="宋体"/>
          </w:rPr>
          <w:delText>人事</w:delText>
        </w:r>
        <w:r w:rsidR="00BB5D3E" w:rsidDel="00923927">
          <w:rPr>
            <w:rFonts w:ascii="宋体" w:hAnsi="宋体"/>
          </w:rPr>
          <w:delText>关系</w:delText>
        </w:r>
        <w:r w:rsidDel="00923927">
          <w:rPr>
            <w:rFonts w:ascii="宋体" w:hAnsi="宋体" w:hint="eastAsia"/>
          </w:rPr>
          <w:delText>类数据后，需要大量的数据清理、数据变换、数据挖掘分析等工作</w:delText>
        </w:r>
        <w:r w:rsidRPr="00B26682" w:rsidDel="00923927">
          <w:rPr>
            <w:rFonts w:ascii="宋体" w:hAnsi="宋体" w:hint="eastAsia"/>
          </w:rPr>
          <w:delText>。</w:delText>
        </w:r>
      </w:del>
    </w:p>
    <w:p w14:paraId="04CFFA97" w14:textId="2821285E" w:rsidR="008212E4" w:rsidRDefault="002520ED" w:rsidP="005D683B">
      <w:pPr>
        <w:pStyle w:val="2"/>
        <w:numPr>
          <w:ilvl w:val="2"/>
          <w:numId w:val="1"/>
        </w:numPr>
      </w:pPr>
      <w:bookmarkStart w:id="781" w:name="_Toc451936669"/>
      <w:r>
        <w:rPr>
          <w:rFonts w:hint="eastAsia"/>
        </w:rPr>
        <w:t>设计</w:t>
      </w:r>
      <w:r w:rsidR="008212E4" w:rsidRPr="005D683B">
        <w:rPr>
          <w:rFonts w:hint="eastAsia"/>
        </w:rPr>
        <w:t>原则</w:t>
      </w:r>
      <w:bookmarkEnd w:id="781"/>
    </w:p>
    <w:p w14:paraId="1B16687B" w14:textId="496F6E8B" w:rsidR="00797345" w:rsidDel="003C05A3" w:rsidRDefault="00797345" w:rsidP="00797345">
      <w:pPr>
        <w:pStyle w:val="a1"/>
        <w:ind w:firstLine="480"/>
        <w:rPr>
          <w:del w:id="782" w:author="tianlong" w:date="2016-08-05T12:39:00Z"/>
        </w:rPr>
      </w:pPr>
      <w:del w:id="783" w:author="tianlong" w:date="2016-08-05T12:39:00Z">
        <w:r w:rsidRPr="00797345" w:rsidDel="003C05A3">
          <w:rPr>
            <w:rFonts w:hint="eastAsia"/>
            <w:highlight w:val="yellow"/>
          </w:rPr>
          <w:delText>就是非</w:delText>
        </w:r>
        <w:r w:rsidRPr="00797345" w:rsidDel="003C05A3">
          <w:rPr>
            <w:highlight w:val="yellow"/>
          </w:rPr>
          <w:delText>功能需求（</w:delText>
        </w:r>
        <w:r w:rsidRPr="00797345" w:rsidDel="003C05A3">
          <w:rPr>
            <w:rFonts w:hint="eastAsia"/>
            <w:highlight w:val="yellow"/>
          </w:rPr>
          <w:delText>性能</w:delText>
        </w:r>
        <w:r w:rsidRPr="00797345" w:rsidDel="003C05A3">
          <w:rPr>
            <w:highlight w:val="yellow"/>
          </w:rPr>
          <w:delText>需求）</w:delText>
        </w:r>
        <w:r w:rsidDel="003C05A3">
          <w:rPr>
            <w:rFonts w:hint="eastAsia"/>
          </w:rPr>
          <w:delText>？</w:delText>
        </w:r>
      </w:del>
    </w:p>
    <w:p w14:paraId="1819061B" w14:textId="51F8B60D" w:rsidR="0063048B" w:rsidRDefault="0063048B" w:rsidP="0063048B">
      <w:pPr>
        <w:numPr>
          <w:ilvl w:val="0"/>
          <w:numId w:val="21"/>
        </w:numPr>
        <w:spacing w:line="360" w:lineRule="auto"/>
      </w:pPr>
      <w:r>
        <w:rPr>
          <w:rFonts w:hint="eastAsia"/>
        </w:rPr>
        <w:t>信息</w:t>
      </w:r>
      <w:r>
        <w:t>真实</w:t>
      </w:r>
      <w:commentRangeStart w:id="784"/>
      <w:r>
        <w:t>可靠</w:t>
      </w:r>
      <w:commentRangeEnd w:id="784"/>
      <w:r w:rsidR="003C05A3">
        <w:rPr>
          <w:rStyle w:val="affb"/>
        </w:rPr>
        <w:commentReference w:id="784"/>
      </w:r>
    </w:p>
    <w:p w14:paraId="4D6CE5B1" w14:textId="79093F3B" w:rsidR="002F45B3" w:rsidRDefault="002F45B3" w:rsidP="002F45B3">
      <w:pPr>
        <w:spacing w:line="360" w:lineRule="auto"/>
        <w:ind w:left="840"/>
      </w:pPr>
      <w:r>
        <w:rPr>
          <w:rFonts w:hint="eastAsia"/>
        </w:rPr>
        <w:lastRenderedPageBreak/>
        <w:t>所</w:t>
      </w:r>
      <w:r>
        <w:t>设计的</w:t>
      </w:r>
      <w:r>
        <w:rPr>
          <w:rFonts w:hint="eastAsia"/>
        </w:rPr>
        <w:t>调试器</w:t>
      </w:r>
      <w:r>
        <w:t>所反映的信息必须真实可靠。调试器</w:t>
      </w:r>
      <w:r>
        <w:rPr>
          <w:rFonts w:hint="eastAsia"/>
        </w:rPr>
        <w:t>是</w:t>
      </w:r>
      <w:r>
        <w:t>软件开发人员依赖的查错纠错的重要工具，因而</w:t>
      </w:r>
      <w:r>
        <w:rPr>
          <w:rFonts w:hint="eastAsia"/>
        </w:rPr>
        <w:t>它</w:t>
      </w:r>
      <w:r>
        <w:t>必须真实可靠的反映调试信息。</w:t>
      </w:r>
    </w:p>
    <w:p w14:paraId="77CDAE1E" w14:textId="2F679F57" w:rsidR="0063048B" w:rsidRDefault="0063048B" w:rsidP="0063048B">
      <w:pPr>
        <w:numPr>
          <w:ilvl w:val="0"/>
          <w:numId w:val="21"/>
        </w:numPr>
        <w:spacing w:line="360" w:lineRule="auto"/>
        <w:rPr>
          <w:highlight w:val="yellow"/>
        </w:rPr>
      </w:pPr>
      <w:r w:rsidRPr="002F45B3">
        <w:rPr>
          <w:rFonts w:hint="eastAsia"/>
          <w:highlight w:val="yellow"/>
        </w:rPr>
        <w:t>遵循</w:t>
      </w:r>
      <w:r w:rsidRPr="002F45B3">
        <w:rPr>
          <w:rFonts w:hint="eastAsia"/>
          <w:highlight w:val="yellow"/>
        </w:rPr>
        <w:t>H</w:t>
      </w:r>
      <w:r w:rsidRPr="002F45B3">
        <w:rPr>
          <w:highlight w:val="yellow"/>
        </w:rPr>
        <w:t>erisenberg</w:t>
      </w:r>
      <w:r w:rsidRPr="002F45B3">
        <w:rPr>
          <w:highlight w:val="yellow"/>
        </w:rPr>
        <w:t>原则</w:t>
      </w:r>
      <w:r w:rsidR="002F45B3">
        <w:rPr>
          <w:rFonts w:hint="eastAsia"/>
          <w:highlight w:val="yellow"/>
        </w:rPr>
        <w:t>？</w:t>
      </w:r>
      <w:r w:rsidR="002F45B3">
        <w:rPr>
          <w:highlight w:val="yellow"/>
        </w:rPr>
        <w:t>什么原则查不到资料</w:t>
      </w:r>
    </w:p>
    <w:p w14:paraId="35588F5E" w14:textId="5229C606" w:rsidR="002F45B3" w:rsidRPr="00A729E7" w:rsidRDefault="002F45B3" w:rsidP="002F45B3">
      <w:pPr>
        <w:spacing w:line="360" w:lineRule="auto"/>
        <w:ind w:left="840"/>
      </w:pPr>
      <w:commentRangeStart w:id="785"/>
      <w:r w:rsidRPr="00A729E7">
        <w:rPr>
          <w:rFonts w:hint="eastAsia"/>
        </w:rPr>
        <w:t>调试器</w:t>
      </w:r>
      <w:r w:rsidR="00A729E7">
        <w:rPr>
          <w:rFonts w:hint="eastAsia"/>
        </w:rPr>
        <w:t>要</w:t>
      </w:r>
      <w:r w:rsidR="00A729E7">
        <w:t>尽量降低对被调试系统的影响程度。调试</w:t>
      </w:r>
      <w:r w:rsidR="00A729E7">
        <w:rPr>
          <w:rFonts w:hint="eastAsia"/>
        </w:rPr>
        <w:t>进程</w:t>
      </w:r>
      <w:r w:rsidR="00A729E7">
        <w:t>也要尽量降低对被调试进程的影响程度。举例</w:t>
      </w:r>
      <w:r w:rsidR="00A729E7">
        <w:rPr>
          <w:rFonts w:hint="eastAsia"/>
        </w:rPr>
        <w:t>说明</w:t>
      </w:r>
      <w:r w:rsidR="00A729E7">
        <w:t>其</w:t>
      </w:r>
      <w:r w:rsidR="00A729E7">
        <w:rPr>
          <w:rFonts w:hint="eastAsia"/>
        </w:rPr>
        <w:t>重要性</w:t>
      </w:r>
      <w:r w:rsidR="00A729E7">
        <w:t>：对于动态调试器来说，在调试执行过程中，通常需要对被调试的程序采取插入断点、修改变量信息等手段来控制被调试的程序，此时如果插入断点、修改变量信息等操作影响到被调试程序的正常执行，调试器就不能够真实的反映调试信息，这样的调试就失去意义，进而所得到的调试信息也就不能够当做程序员定位错误的依据了。</w:t>
      </w:r>
      <w:r w:rsidR="00A729E7">
        <w:rPr>
          <w:rFonts w:hint="eastAsia"/>
        </w:rPr>
        <w:t>对于</w:t>
      </w:r>
      <w:r w:rsidR="00A729E7">
        <w:t>分布式或者并行程序的调试来说，这一点更是至关重要。</w:t>
      </w:r>
      <w:commentRangeEnd w:id="785"/>
      <w:r w:rsidR="00A729E7">
        <w:rPr>
          <w:rStyle w:val="affb"/>
        </w:rPr>
        <w:commentReference w:id="785"/>
      </w:r>
    </w:p>
    <w:p w14:paraId="351ECEC3" w14:textId="31C3D180" w:rsidR="0063048B" w:rsidRDefault="0063048B" w:rsidP="0063048B">
      <w:pPr>
        <w:numPr>
          <w:ilvl w:val="0"/>
          <w:numId w:val="21"/>
        </w:numPr>
        <w:spacing w:line="360" w:lineRule="auto"/>
      </w:pPr>
      <w:r>
        <w:rPr>
          <w:rFonts w:hint="eastAsia"/>
        </w:rPr>
        <w:t>提供</w:t>
      </w:r>
      <w:r>
        <w:t>尽量多的程序上下文</w:t>
      </w:r>
    </w:p>
    <w:p w14:paraId="4048EB86" w14:textId="56E67CDA" w:rsidR="000E6A7E" w:rsidRPr="00797345" w:rsidRDefault="000E6A7E" w:rsidP="000E6A7E">
      <w:pPr>
        <w:spacing w:line="360" w:lineRule="auto"/>
        <w:ind w:left="840"/>
      </w:pPr>
      <w:commentRangeStart w:id="786"/>
      <w:r>
        <w:rPr>
          <w:rFonts w:hint="eastAsia"/>
        </w:rPr>
        <w:t>调试器</w:t>
      </w:r>
      <w:r>
        <w:t>提供越多的程序上下文信息，就越能帮助程序人员定位错误，</w:t>
      </w:r>
      <w:r>
        <w:rPr>
          <w:rFonts w:hint="eastAsia"/>
        </w:rPr>
        <w:t>跟踪</w:t>
      </w:r>
      <w:r>
        <w:t>错误</w:t>
      </w:r>
      <w:r>
        <w:rPr>
          <w:rFonts w:hint="eastAsia"/>
        </w:rPr>
        <w:t>。</w:t>
      </w:r>
      <w:r>
        <w:t>通常</w:t>
      </w:r>
      <w:r>
        <w:rPr>
          <w:rFonts w:hint="eastAsia"/>
        </w:rPr>
        <w:t>功能</w:t>
      </w:r>
      <w:r>
        <w:t>越强大的调试器能够越多的提供出被调试程序上下文信息。一般</w:t>
      </w:r>
      <w:r>
        <w:rPr>
          <w:rFonts w:hint="eastAsia"/>
        </w:rPr>
        <w:t>来说</w:t>
      </w:r>
      <w:r>
        <w:t>，通常调试器必须具备设置断点、单步执行、</w:t>
      </w:r>
      <w:r>
        <w:rPr>
          <w:rFonts w:hint="eastAsia"/>
        </w:rPr>
        <w:t>查看</w:t>
      </w:r>
      <w:r>
        <w:t>制定寄存器</w:t>
      </w:r>
      <w:r>
        <w:rPr>
          <w:rFonts w:hint="eastAsia"/>
        </w:rPr>
        <w:t>值</w:t>
      </w:r>
      <w:r>
        <w:t>、查看</w:t>
      </w:r>
      <w:r>
        <w:rPr>
          <w:rFonts w:hint="eastAsia"/>
        </w:rPr>
        <w:t>内存值</w:t>
      </w:r>
      <w:r>
        <w:t>、全速执行、查看变量值等基本功能。</w:t>
      </w:r>
      <w:commentRangeEnd w:id="786"/>
      <w:r>
        <w:rPr>
          <w:rStyle w:val="affb"/>
        </w:rPr>
        <w:commentReference w:id="786"/>
      </w:r>
    </w:p>
    <w:p w14:paraId="39CD1AA5" w14:textId="2B80A626" w:rsidR="008212E4" w:rsidRPr="00A472D8" w:rsidDel="00747137" w:rsidRDefault="008212E4" w:rsidP="006801E2">
      <w:pPr>
        <w:spacing w:line="360" w:lineRule="auto"/>
        <w:ind w:firstLine="420"/>
        <w:rPr>
          <w:del w:id="787" w:author="tianlong" w:date="2016-08-05T12:33:00Z"/>
          <w:rFonts w:ascii="Arial" w:hAnsi="Arial" w:cs="Arial"/>
          <w:i/>
        </w:rPr>
      </w:pPr>
      <w:del w:id="788" w:author="tianlong" w:date="2016-08-05T12:33:00Z">
        <w:r w:rsidRPr="00A472D8" w:rsidDel="00747137">
          <w:rPr>
            <w:rFonts w:ascii="Arial" w:hAnsi="Arial" w:cs="Arial" w:hint="eastAsia"/>
            <w:i/>
          </w:rPr>
          <w:delText>1.</w:delText>
        </w:r>
        <w:r w:rsidRPr="00A472D8" w:rsidDel="00747137">
          <w:rPr>
            <w:rFonts w:ascii="Arial" w:hAnsi="Arial" w:cs="Arial" w:hint="eastAsia"/>
            <w:i/>
          </w:rPr>
          <w:tab/>
        </w:r>
        <w:r w:rsidRPr="00A472D8" w:rsidDel="00747137">
          <w:rPr>
            <w:rFonts w:ascii="Arial" w:hAnsi="Arial" w:cs="Arial" w:hint="eastAsia"/>
            <w:i/>
          </w:rPr>
          <w:delText>系统性原则</w:delText>
        </w:r>
      </w:del>
    </w:p>
    <w:p w14:paraId="0C83F0BB" w14:textId="2B43290D" w:rsidR="008212E4" w:rsidRPr="00A472D8" w:rsidDel="00747137" w:rsidRDefault="008212E4" w:rsidP="006801E2">
      <w:pPr>
        <w:spacing w:line="360" w:lineRule="auto"/>
        <w:ind w:firstLine="420"/>
        <w:rPr>
          <w:del w:id="789" w:author="tianlong" w:date="2016-08-05T12:33:00Z"/>
          <w:rFonts w:ascii="Arial" w:hAnsi="Arial" w:cs="Arial"/>
          <w:i/>
        </w:rPr>
      </w:pPr>
      <w:del w:id="790" w:author="tianlong" w:date="2016-08-05T12:33:00Z">
        <w:r w:rsidRPr="00A472D8" w:rsidDel="00747137">
          <w:rPr>
            <w:rFonts w:ascii="Arial" w:hAnsi="Arial" w:cs="Arial" w:hint="eastAsia"/>
            <w:i/>
          </w:rPr>
          <w:delText>统筹规划、统一设计，保证整个系统的统一和数据的一致，将是最重要的也是最困难的，必须把系统性作为</w:delText>
        </w:r>
        <w:r w:rsidR="00D81862" w:rsidRPr="00A472D8" w:rsidDel="00747137">
          <w:rPr>
            <w:i/>
          </w:rPr>
          <w:delText>区县级</w:delText>
        </w:r>
        <w:r w:rsidR="00D81862" w:rsidRPr="00A472D8" w:rsidDel="00747137">
          <w:rPr>
            <w:rFonts w:hint="eastAsia"/>
            <w:i/>
          </w:rPr>
          <w:delText>劳动关系</w:delText>
        </w:r>
        <w:r w:rsidR="00D81862" w:rsidRPr="00A472D8" w:rsidDel="00747137">
          <w:rPr>
            <w:i/>
          </w:rPr>
          <w:delText>行政执法</w:delText>
        </w:r>
        <w:r w:rsidR="00D81862" w:rsidRPr="00A472D8" w:rsidDel="00747137">
          <w:rPr>
            <w:rFonts w:hint="eastAsia"/>
            <w:i/>
          </w:rPr>
          <w:delText>服务</w:delText>
        </w:r>
        <w:r w:rsidR="00D81862" w:rsidRPr="00A472D8" w:rsidDel="00747137">
          <w:rPr>
            <w:i/>
          </w:rPr>
          <w:delText>平台</w:delText>
        </w:r>
        <w:r w:rsidRPr="00A472D8" w:rsidDel="00747137">
          <w:rPr>
            <w:rFonts w:ascii="Arial" w:hAnsi="Arial" w:cs="Arial" w:hint="eastAsia"/>
            <w:i/>
          </w:rPr>
          <w:delText>建设过程中最关键的要求来抓，采取强有力的组织措施和严格的制度保障。</w:delText>
        </w:r>
      </w:del>
    </w:p>
    <w:p w14:paraId="3CB6DFAB" w14:textId="325605DD" w:rsidR="008212E4" w:rsidRPr="00A472D8" w:rsidDel="00747137" w:rsidRDefault="008212E4" w:rsidP="006801E2">
      <w:pPr>
        <w:spacing w:line="360" w:lineRule="auto"/>
        <w:ind w:firstLine="420"/>
        <w:rPr>
          <w:del w:id="791" w:author="tianlong" w:date="2016-08-05T12:33:00Z"/>
          <w:rFonts w:ascii="Arial" w:hAnsi="Arial" w:cs="Arial"/>
          <w:i/>
        </w:rPr>
      </w:pPr>
      <w:del w:id="792" w:author="tianlong" w:date="2016-08-05T12:33:00Z">
        <w:r w:rsidRPr="00A472D8" w:rsidDel="00747137">
          <w:rPr>
            <w:rFonts w:ascii="Arial" w:hAnsi="Arial" w:cs="Arial" w:hint="eastAsia"/>
            <w:i/>
          </w:rPr>
          <w:delText>2.</w:delText>
        </w:r>
        <w:r w:rsidRPr="00A472D8" w:rsidDel="00747137">
          <w:rPr>
            <w:rFonts w:ascii="Arial" w:hAnsi="Arial" w:cs="Arial" w:hint="eastAsia"/>
            <w:i/>
          </w:rPr>
          <w:tab/>
        </w:r>
        <w:r w:rsidRPr="00A472D8" w:rsidDel="00747137">
          <w:rPr>
            <w:rFonts w:ascii="Arial" w:hAnsi="Arial" w:cs="Arial" w:hint="eastAsia"/>
            <w:i/>
          </w:rPr>
          <w:delText>服务性原则</w:delText>
        </w:r>
      </w:del>
    </w:p>
    <w:p w14:paraId="4EAF83A1" w14:textId="179D184B" w:rsidR="008212E4" w:rsidRPr="00A472D8" w:rsidDel="00747137" w:rsidRDefault="008212E4" w:rsidP="006801E2">
      <w:pPr>
        <w:spacing w:line="360" w:lineRule="auto"/>
        <w:ind w:firstLine="420"/>
        <w:rPr>
          <w:del w:id="793" w:author="tianlong" w:date="2016-08-05T12:33:00Z"/>
          <w:rFonts w:ascii="Arial" w:hAnsi="Arial" w:cs="Arial"/>
          <w:i/>
        </w:rPr>
      </w:pPr>
      <w:del w:id="794" w:author="tianlong" w:date="2016-08-05T12:33:00Z">
        <w:r w:rsidRPr="00A472D8" w:rsidDel="00747137">
          <w:rPr>
            <w:rFonts w:ascii="Arial" w:hAnsi="Arial" w:cs="Arial" w:hint="eastAsia"/>
            <w:i/>
          </w:rPr>
          <w:delText>向</w:delText>
        </w:r>
        <w:r w:rsidRPr="00A472D8" w:rsidDel="00747137">
          <w:rPr>
            <w:rFonts w:ascii="宋体" w:hAnsi="宋体" w:hint="eastAsia"/>
            <w:i/>
          </w:rPr>
          <w:delText>最终用户</w:delText>
        </w:r>
        <w:r w:rsidRPr="00A472D8" w:rsidDel="00747137">
          <w:rPr>
            <w:rFonts w:ascii="Arial" w:hAnsi="Arial" w:cs="Arial" w:hint="eastAsia"/>
            <w:i/>
          </w:rPr>
          <w:delText>提供直接、方便的信息服务是本系统的基本任务。首先，服务应该使区县</w:delText>
        </w:r>
        <w:r w:rsidR="00D81862" w:rsidRPr="00A472D8" w:rsidDel="00747137">
          <w:rPr>
            <w:rFonts w:ascii="宋体" w:hAnsi="宋体" w:hint="eastAsia"/>
            <w:i/>
          </w:rPr>
          <w:delText>劳工人事</w:delText>
        </w:r>
        <w:r w:rsidR="00D81862" w:rsidRPr="00A472D8" w:rsidDel="00747137">
          <w:rPr>
            <w:rFonts w:ascii="宋体" w:hAnsi="宋体"/>
            <w:i/>
          </w:rPr>
          <w:delText>关系</w:delText>
        </w:r>
        <w:r w:rsidRPr="00A472D8" w:rsidDel="00747137">
          <w:rPr>
            <w:rFonts w:ascii="宋体" w:hAnsi="宋体" w:hint="eastAsia"/>
            <w:i/>
          </w:rPr>
          <w:delText>管理部门</w:delText>
        </w:r>
        <w:r w:rsidRPr="00A472D8" w:rsidDel="00747137">
          <w:rPr>
            <w:rFonts w:ascii="Arial" w:hAnsi="Arial" w:cs="Arial" w:hint="eastAsia"/>
            <w:i/>
          </w:rPr>
          <w:delText>感到系统服务的实用性和效率性，其关键在于对使用需求都能够及时、真实、高效的形成应答和结果。其次，应该在不断加大服务深度和广度的同时，在各方面资源条件允许的情况下，应尽可能的考虑服务的空间接近度，即只要能满足必要的技术、管理、经济等实现条件，原则上都应该达成更广泛的实现。</w:delText>
        </w:r>
      </w:del>
    </w:p>
    <w:p w14:paraId="3E598F88" w14:textId="42A7817B" w:rsidR="008212E4" w:rsidRPr="00A472D8" w:rsidDel="00747137" w:rsidRDefault="008212E4" w:rsidP="006801E2">
      <w:pPr>
        <w:spacing w:line="360" w:lineRule="auto"/>
        <w:ind w:firstLine="420"/>
        <w:rPr>
          <w:del w:id="795" w:author="tianlong" w:date="2016-08-05T12:33:00Z"/>
          <w:rFonts w:ascii="Arial" w:hAnsi="Arial" w:cs="Arial"/>
          <w:i/>
        </w:rPr>
      </w:pPr>
      <w:del w:id="796" w:author="tianlong" w:date="2016-08-05T12:33:00Z">
        <w:r w:rsidRPr="00A472D8" w:rsidDel="00747137">
          <w:rPr>
            <w:rFonts w:ascii="Arial" w:hAnsi="Arial" w:cs="Arial" w:hint="eastAsia"/>
            <w:i/>
          </w:rPr>
          <w:delText>3.</w:delText>
        </w:r>
        <w:r w:rsidRPr="00A472D8" w:rsidDel="00747137">
          <w:rPr>
            <w:rFonts w:ascii="Arial" w:hAnsi="Arial" w:cs="Arial" w:hint="eastAsia"/>
            <w:i/>
          </w:rPr>
          <w:tab/>
        </w:r>
        <w:r w:rsidRPr="00A472D8" w:rsidDel="00747137">
          <w:rPr>
            <w:rFonts w:ascii="Arial" w:hAnsi="Arial" w:cs="Arial" w:hint="eastAsia"/>
            <w:i/>
          </w:rPr>
          <w:delText>可管理性原则</w:delText>
        </w:r>
      </w:del>
    </w:p>
    <w:p w14:paraId="0CE4184B" w14:textId="109B815F" w:rsidR="008212E4" w:rsidRPr="00A472D8" w:rsidDel="00747137" w:rsidRDefault="008212E4" w:rsidP="006801E2">
      <w:pPr>
        <w:spacing w:line="360" w:lineRule="auto"/>
        <w:ind w:firstLine="420"/>
        <w:rPr>
          <w:del w:id="797" w:author="tianlong" w:date="2016-08-05T12:33:00Z"/>
          <w:rFonts w:ascii="Arial" w:hAnsi="Arial" w:cs="Arial"/>
          <w:i/>
        </w:rPr>
      </w:pPr>
      <w:del w:id="798" w:author="tianlong" w:date="2016-08-05T12:33:00Z">
        <w:r w:rsidRPr="00A472D8" w:rsidDel="00747137">
          <w:rPr>
            <w:rFonts w:ascii="Arial" w:hAnsi="Arial" w:cs="Arial" w:hint="eastAsia"/>
            <w:i/>
          </w:rPr>
          <w:delText>在</w:delText>
        </w:r>
        <w:r w:rsidR="00BB5D3E" w:rsidRPr="00A472D8" w:rsidDel="00747137">
          <w:rPr>
            <w:i/>
          </w:rPr>
          <w:delText>区县级</w:delText>
        </w:r>
        <w:r w:rsidR="00BB5D3E" w:rsidRPr="00A472D8" w:rsidDel="00747137">
          <w:rPr>
            <w:rFonts w:hint="eastAsia"/>
            <w:i/>
          </w:rPr>
          <w:delText>劳动关系</w:delText>
        </w:r>
        <w:r w:rsidR="00BB5D3E" w:rsidRPr="00A472D8" w:rsidDel="00747137">
          <w:rPr>
            <w:i/>
          </w:rPr>
          <w:delText>行政执法</w:delText>
        </w:r>
        <w:r w:rsidR="00BB5D3E" w:rsidRPr="00A472D8" w:rsidDel="00747137">
          <w:rPr>
            <w:rFonts w:hint="eastAsia"/>
            <w:i/>
          </w:rPr>
          <w:delText>服务</w:delText>
        </w:r>
        <w:r w:rsidR="00BB5D3E" w:rsidRPr="00A472D8" w:rsidDel="00747137">
          <w:rPr>
            <w:i/>
          </w:rPr>
          <w:delText>平台</w:delText>
        </w:r>
        <w:r w:rsidR="00BB5D3E" w:rsidRPr="00A472D8" w:rsidDel="00747137">
          <w:rPr>
            <w:rFonts w:hint="eastAsia"/>
            <w:i/>
          </w:rPr>
          <w:delText>劳动关系</w:delText>
        </w:r>
        <w:r w:rsidR="00BB5D3E" w:rsidRPr="00A472D8" w:rsidDel="00747137">
          <w:rPr>
            <w:i/>
          </w:rPr>
          <w:delText>行政执法</w:delText>
        </w:r>
        <w:r w:rsidR="00BB5D3E" w:rsidRPr="00A472D8" w:rsidDel="00747137">
          <w:rPr>
            <w:rFonts w:hint="eastAsia"/>
            <w:i/>
          </w:rPr>
          <w:delText>服务</w:delText>
        </w:r>
        <w:r w:rsidR="00BB5D3E" w:rsidRPr="00A472D8" w:rsidDel="00747137">
          <w:rPr>
            <w:i/>
          </w:rPr>
          <w:delText>平台</w:delText>
        </w:r>
        <w:r w:rsidRPr="00A472D8" w:rsidDel="00747137">
          <w:rPr>
            <w:rFonts w:ascii="Arial" w:hAnsi="Arial" w:cs="Arial" w:hint="eastAsia"/>
            <w:i/>
          </w:rPr>
          <w:delText>的建设中，服务质量是核心问题，应强化建立各个服务项的服务标准和服务规范，并以此进行相应的资源配置和管理流程设计，其中包括人员培训、质量监管、成效评估、技术使用等，以促使服务在应用中不断升级，从而形成系统运维的良性循环。</w:delText>
        </w:r>
      </w:del>
    </w:p>
    <w:p w14:paraId="2584BE74" w14:textId="580927F4" w:rsidR="008212E4" w:rsidRPr="00A472D8" w:rsidDel="00747137" w:rsidRDefault="008212E4" w:rsidP="006801E2">
      <w:pPr>
        <w:spacing w:line="360" w:lineRule="auto"/>
        <w:ind w:firstLine="420"/>
        <w:rPr>
          <w:del w:id="799" w:author="tianlong" w:date="2016-08-05T12:33:00Z"/>
          <w:rFonts w:ascii="Arial" w:hAnsi="Arial" w:cs="Arial"/>
          <w:i/>
        </w:rPr>
      </w:pPr>
      <w:del w:id="800" w:author="tianlong" w:date="2016-08-05T12:33:00Z">
        <w:r w:rsidRPr="00A472D8" w:rsidDel="00747137">
          <w:rPr>
            <w:rFonts w:ascii="Arial" w:hAnsi="Arial" w:cs="Arial" w:hint="eastAsia"/>
            <w:i/>
          </w:rPr>
          <w:delText>4.</w:delText>
        </w:r>
        <w:r w:rsidRPr="00A472D8" w:rsidDel="00747137">
          <w:rPr>
            <w:rFonts w:ascii="Arial" w:hAnsi="Arial" w:cs="Arial" w:hint="eastAsia"/>
            <w:i/>
          </w:rPr>
          <w:tab/>
        </w:r>
        <w:r w:rsidRPr="00A472D8" w:rsidDel="00747137">
          <w:rPr>
            <w:rFonts w:ascii="Arial" w:hAnsi="Arial" w:cs="Arial" w:hint="eastAsia"/>
            <w:i/>
          </w:rPr>
          <w:delText>实用性原则</w:delText>
        </w:r>
      </w:del>
    </w:p>
    <w:p w14:paraId="708B2D5F" w14:textId="4BFA3F28" w:rsidR="008212E4" w:rsidRPr="00A472D8" w:rsidDel="00747137" w:rsidRDefault="008212E4" w:rsidP="006801E2">
      <w:pPr>
        <w:spacing w:line="360" w:lineRule="auto"/>
        <w:ind w:firstLine="420"/>
        <w:rPr>
          <w:del w:id="801" w:author="tianlong" w:date="2016-08-05T12:33:00Z"/>
          <w:rFonts w:ascii="Arial" w:hAnsi="Arial" w:cs="Arial"/>
          <w:i/>
        </w:rPr>
      </w:pPr>
      <w:del w:id="802" w:author="tianlong" w:date="2016-08-05T12:33:00Z">
        <w:r w:rsidRPr="00A472D8" w:rsidDel="00747137">
          <w:rPr>
            <w:rFonts w:ascii="Arial" w:hAnsi="Arial" w:cs="Arial" w:hint="eastAsia"/>
            <w:i/>
          </w:rPr>
          <w:delText>能够满足实际需要、切实解决当前业务问题是工作的核心，尽可能用简单、统一、易用的方式来实现系统功能，避免追求片面的功能多样性，开发了一些无效、无用的功能。</w:delText>
        </w:r>
      </w:del>
    </w:p>
    <w:p w14:paraId="26588F6C" w14:textId="64758C47" w:rsidR="008212E4" w:rsidRPr="00A472D8" w:rsidDel="00747137" w:rsidRDefault="008212E4" w:rsidP="006801E2">
      <w:pPr>
        <w:spacing w:line="360" w:lineRule="auto"/>
        <w:ind w:firstLine="420"/>
        <w:rPr>
          <w:del w:id="803" w:author="tianlong" w:date="2016-08-05T12:33:00Z"/>
          <w:rFonts w:ascii="Arial" w:hAnsi="Arial" w:cs="Arial"/>
          <w:i/>
        </w:rPr>
      </w:pPr>
      <w:del w:id="804" w:author="tianlong" w:date="2016-08-05T12:33:00Z">
        <w:r w:rsidRPr="00A472D8" w:rsidDel="00747137">
          <w:rPr>
            <w:rFonts w:ascii="Arial" w:hAnsi="Arial" w:cs="Arial" w:hint="eastAsia"/>
            <w:i/>
          </w:rPr>
          <w:delText>6.</w:delText>
        </w:r>
        <w:r w:rsidRPr="00A472D8" w:rsidDel="00747137">
          <w:rPr>
            <w:rFonts w:ascii="Arial" w:hAnsi="Arial" w:cs="Arial" w:hint="eastAsia"/>
            <w:i/>
          </w:rPr>
          <w:tab/>
        </w:r>
        <w:r w:rsidRPr="00A472D8" w:rsidDel="00747137">
          <w:rPr>
            <w:rFonts w:ascii="Arial" w:hAnsi="Arial" w:cs="Arial" w:hint="eastAsia"/>
            <w:i/>
          </w:rPr>
          <w:delText>可扩展性原则</w:delText>
        </w:r>
      </w:del>
    </w:p>
    <w:p w14:paraId="2E82EA18" w14:textId="50E98651" w:rsidR="008212E4" w:rsidRPr="00A472D8" w:rsidDel="00747137" w:rsidRDefault="008212E4" w:rsidP="006801E2">
      <w:pPr>
        <w:spacing w:line="360" w:lineRule="auto"/>
        <w:ind w:firstLine="420"/>
        <w:rPr>
          <w:del w:id="805" w:author="tianlong" w:date="2016-08-05T12:33:00Z"/>
          <w:rFonts w:ascii="Arial" w:hAnsi="Arial" w:cs="Arial"/>
          <w:i/>
        </w:rPr>
      </w:pPr>
      <w:del w:id="806" w:author="tianlong" w:date="2016-08-05T12:33:00Z">
        <w:r w:rsidRPr="00A472D8" w:rsidDel="00747137">
          <w:rPr>
            <w:rFonts w:ascii="Arial" w:hAnsi="Arial" w:cs="Arial"/>
            <w:i/>
          </w:rPr>
          <w:delText>建设</w:delText>
        </w:r>
        <w:r w:rsidR="00BB5D3E" w:rsidRPr="00A472D8" w:rsidDel="00747137">
          <w:rPr>
            <w:i/>
          </w:rPr>
          <w:delText>区县级</w:delText>
        </w:r>
        <w:r w:rsidR="00BB5D3E" w:rsidRPr="00A472D8" w:rsidDel="00747137">
          <w:rPr>
            <w:rFonts w:hint="eastAsia"/>
            <w:i/>
          </w:rPr>
          <w:delText>劳动关系</w:delText>
        </w:r>
        <w:r w:rsidR="00BB5D3E" w:rsidRPr="00A472D8" w:rsidDel="00747137">
          <w:rPr>
            <w:i/>
          </w:rPr>
          <w:delText>行政执法</w:delText>
        </w:r>
        <w:r w:rsidR="00BB5D3E" w:rsidRPr="00A472D8" w:rsidDel="00747137">
          <w:rPr>
            <w:rFonts w:hint="eastAsia"/>
            <w:i/>
          </w:rPr>
          <w:delText>服务</w:delText>
        </w:r>
        <w:r w:rsidR="00BB5D3E" w:rsidRPr="00A472D8" w:rsidDel="00747137">
          <w:rPr>
            <w:i/>
          </w:rPr>
          <w:delText>平台</w:delText>
        </w:r>
        <w:r w:rsidRPr="00A472D8" w:rsidDel="00747137">
          <w:rPr>
            <w:rFonts w:ascii="Arial" w:hAnsi="Arial" w:cs="Arial" w:hint="eastAsia"/>
            <w:i/>
          </w:rPr>
          <w:delText>是一个不断发展中的应用系统，在系统设计时要考虑到当新技术，新产品不断出现时应能容纳这些新内容；当业务需求、外部环境发生变化时，可以扩展系统的功能和性能。</w:delText>
        </w:r>
      </w:del>
    </w:p>
    <w:p w14:paraId="6F5B559C" w14:textId="7D7EF6E8" w:rsidR="008212E4" w:rsidRPr="00A472D8" w:rsidDel="00747137" w:rsidRDefault="008212E4" w:rsidP="006801E2">
      <w:pPr>
        <w:spacing w:line="360" w:lineRule="auto"/>
        <w:ind w:firstLine="420"/>
        <w:rPr>
          <w:del w:id="807" w:author="tianlong" w:date="2016-08-05T12:33:00Z"/>
          <w:rFonts w:ascii="Arial" w:hAnsi="Arial" w:cs="Arial"/>
          <w:i/>
        </w:rPr>
      </w:pPr>
      <w:del w:id="808" w:author="tianlong" w:date="2016-08-05T12:33:00Z">
        <w:r w:rsidRPr="00A472D8" w:rsidDel="00747137">
          <w:rPr>
            <w:rFonts w:ascii="Arial" w:hAnsi="Arial" w:cs="Arial" w:hint="eastAsia"/>
            <w:i/>
          </w:rPr>
          <w:delText>7.</w:delText>
        </w:r>
        <w:r w:rsidRPr="00A472D8" w:rsidDel="00747137">
          <w:rPr>
            <w:rFonts w:ascii="Arial" w:hAnsi="Arial" w:cs="Arial" w:hint="eastAsia"/>
            <w:i/>
          </w:rPr>
          <w:tab/>
        </w:r>
        <w:r w:rsidRPr="00A472D8" w:rsidDel="00747137">
          <w:rPr>
            <w:rFonts w:ascii="Arial" w:hAnsi="Arial" w:cs="Arial" w:hint="eastAsia"/>
            <w:i/>
          </w:rPr>
          <w:delText>经济性原则</w:delText>
        </w:r>
      </w:del>
    </w:p>
    <w:p w14:paraId="1DF03909" w14:textId="5FB98DFC" w:rsidR="008212E4" w:rsidRPr="00A472D8" w:rsidDel="00747137" w:rsidRDefault="008212E4" w:rsidP="006801E2">
      <w:pPr>
        <w:spacing w:line="360" w:lineRule="auto"/>
        <w:ind w:firstLine="420"/>
        <w:rPr>
          <w:del w:id="809" w:author="tianlong" w:date="2016-08-05T12:33:00Z"/>
          <w:rFonts w:ascii="Arial" w:hAnsi="Arial" w:cs="Arial"/>
          <w:i/>
        </w:rPr>
      </w:pPr>
      <w:del w:id="810" w:author="tianlong" w:date="2016-08-05T12:33:00Z">
        <w:r w:rsidRPr="00A472D8" w:rsidDel="00747137">
          <w:rPr>
            <w:rFonts w:ascii="Arial" w:hAnsi="Arial" w:cs="Arial" w:hint="eastAsia"/>
            <w:i/>
          </w:rPr>
          <w:delText>充分利用现有软硬件资源和平台，最大程度地降低系统成本。</w:delText>
        </w:r>
      </w:del>
    </w:p>
    <w:p w14:paraId="23C8CF62" w14:textId="7649DA92" w:rsidR="008212E4" w:rsidRPr="00A472D8" w:rsidDel="00747137" w:rsidRDefault="008212E4" w:rsidP="006801E2">
      <w:pPr>
        <w:spacing w:line="360" w:lineRule="auto"/>
        <w:ind w:firstLine="420"/>
        <w:rPr>
          <w:del w:id="811" w:author="tianlong" w:date="2016-08-05T12:33:00Z"/>
          <w:rFonts w:ascii="Arial" w:hAnsi="Arial" w:cs="Arial"/>
          <w:i/>
        </w:rPr>
      </w:pPr>
      <w:del w:id="812" w:author="tianlong" w:date="2016-08-05T12:33:00Z">
        <w:r w:rsidRPr="00A472D8" w:rsidDel="00747137">
          <w:rPr>
            <w:rFonts w:ascii="Arial" w:hAnsi="Arial" w:cs="Arial" w:hint="eastAsia"/>
            <w:i/>
          </w:rPr>
          <w:delText>8.</w:delText>
        </w:r>
        <w:r w:rsidRPr="00A472D8" w:rsidDel="00747137">
          <w:rPr>
            <w:rFonts w:ascii="Arial" w:hAnsi="Arial" w:cs="Arial" w:hint="eastAsia"/>
            <w:i/>
          </w:rPr>
          <w:tab/>
        </w:r>
        <w:r w:rsidRPr="00A472D8" w:rsidDel="00747137">
          <w:rPr>
            <w:rFonts w:ascii="Arial" w:hAnsi="Arial" w:cs="Arial" w:hint="eastAsia"/>
            <w:i/>
          </w:rPr>
          <w:delText>开放性原则</w:delText>
        </w:r>
      </w:del>
    </w:p>
    <w:p w14:paraId="69C8B685" w14:textId="150E2F86" w:rsidR="008212E4" w:rsidRPr="00A472D8" w:rsidDel="00747137" w:rsidRDefault="008212E4" w:rsidP="006801E2">
      <w:pPr>
        <w:spacing w:line="360" w:lineRule="auto"/>
        <w:ind w:firstLine="420"/>
        <w:rPr>
          <w:del w:id="813" w:author="tianlong" w:date="2016-08-05T12:33:00Z"/>
          <w:rFonts w:ascii="Arial" w:hAnsi="Arial" w:cs="Arial"/>
          <w:i/>
        </w:rPr>
      </w:pPr>
      <w:del w:id="814" w:author="tianlong" w:date="2016-08-05T12:33:00Z">
        <w:r w:rsidRPr="00A472D8" w:rsidDel="00747137">
          <w:rPr>
            <w:rFonts w:ascii="Arial" w:hAnsi="Arial" w:cs="Arial" w:hint="eastAsia"/>
            <w:i/>
          </w:rPr>
          <w:delText>开放性是当代信息系统建设的重要标志之一，坚持开放性有利于采用多种先进技术和产品，为了使系统具有较强的生命力和开放性，应遵循已有的国际标准和工业标准。</w:delText>
        </w:r>
      </w:del>
    </w:p>
    <w:p w14:paraId="540EF6F0" w14:textId="6254E870" w:rsidR="008212E4" w:rsidRPr="00A472D8" w:rsidDel="00747137" w:rsidRDefault="008212E4" w:rsidP="006801E2">
      <w:pPr>
        <w:spacing w:line="360" w:lineRule="auto"/>
        <w:ind w:firstLine="420"/>
        <w:rPr>
          <w:del w:id="815" w:author="tianlong" w:date="2016-08-05T12:33:00Z"/>
          <w:rFonts w:ascii="Arial" w:hAnsi="Arial" w:cs="Arial"/>
          <w:i/>
        </w:rPr>
      </w:pPr>
      <w:del w:id="816" w:author="tianlong" w:date="2016-08-05T12:33:00Z">
        <w:r w:rsidRPr="00A472D8" w:rsidDel="00747137">
          <w:rPr>
            <w:rFonts w:ascii="Arial" w:hAnsi="Arial" w:cs="Arial" w:hint="eastAsia"/>
            <w:i/>
          </w:rPr>
          <w:delText>9.</w:delText>
        </w:r>
        <w:r w:rsidRPr="00A472D8" w:rsidDel="00747137">
          <w:rPr>
            <w:rFonts w:ascii="Arial" w:hAnsi="Arial" w:cs="Arial" w:hint="eastAsia"/>
            <w:i/>
          </w:rPr>
          <w:tab/>
        </w:r>
        <w:r w:rsidRPr="00A472D8" w:rsidDel="00747137">
          <w:rPr>
            <w:rFonts w:ascii="Arial" w:hAnsi="Arial" w:cs="Arial" w:hint="eastAsia"/>
            <w:i/>
          </w:rPr>
          <w:delText>易用性原则</w:delText>
        </w:r>
      </w:del>
    </w:p>
    <w:p w14:paraId="5D24413C" w14:textId="6C385309" w:rsidR="008212E4" w:rsidRPr="00A472D8" w:rsidDel="00747137" w:rsidRDefault="008212E4" w:rsidP="006801E2">
      <w:pPr>
        <w:spacing w:line="360" w:lineRule="auto"/>
        <w:ind w:firstLine="420"/>
        <w:rPr>
          <w:del w:id="817" w:author="tianlong" w:date="2016-08-05T12:33:00Z"/>
          <w:rFonts w:ascii="Arial" w:hAnsi="Arial" w:cs="Arial"/>
          <w:i/>
        </w:rPr>
      </w:pPr>
      <w:del w:id="818" w:author="tianlong" w:date="2016-08-05T12:33:00Z">
        <w:r w:rsidRPr="00A472D8" w:rsidDel="00747137">
          <w:rPr>
            <w:rFonts w:ascii="Arial" w:hAnsi="Arial" w:cs="Arial" w:hint="eastAsia"/>
            <w:i/>
          </w:rPr>
          <w:delText>按照</w:delText>
        </w:r>
        <w:r w:rsidR="005D2023" w:rsidRPr="00A472D8" w:rsidDel="00747137">
          <w:rPr>
            <w:rFonts w:ascii="Arial" w:hAnsi="Arial" w:cs="Arial" w:hint="eastAsia"/>
            <w:i/>
          </w:rPr>
          <w:delText>管理部门</w:delText>
        </w:r>
        <w:r w:rsidRPr="00A472D8" w:rsidDel="00747137">
          <w:rPr>
            <w:rFonts w:ascii="Arial" w:hAnsi="Arial" w:cs="Arial" w:hint="eastAsia"/>
            <w:i/>
          </w:rPr>
          <w:delText>实际工作的需求进行设计，以最终用户信息需求为导向，特别强调系统建设要符合领导和执法人员的思维方式和工作习惯，要方便非计算机专业人员的使用。</w:delText>
        </w:r>
      </w:del>
    </w:p>
    <w:p w14:paraId="52E771CA" w14:textId="301492CF" w:rsidR="008212E4" w:rsidRPr="00A472D8" w:rsidDel="00747137" w:rsidRDefault="008212E4" w:rsidP="006801E2">
      <w:pPr>
        <w:spacing w:line="360" w:lineRule="auto"/>
        <w:ind w:firstLine="420"/>
        <w:rPr>
          <w:del w:id="819" w:author="tianlong" w:date="2016-08-05T12:33:00Z"/>
          <w:rFonts w:ascii="Arial" w:hAnsi="Arial" w:cs="Arial"/>
          <w:i/>
        </w:rPr>
      </w:pPr>
      <w:del w:id="820" w:author="tianlong" w:date="2016-08-05T12:33:00Z">
        <w:r w:rsidRPr="00A472D8" w:rsidDel="00747137">
          <w:rPr>
            <w:rFonts w:ascii="Arial" w:hAnsi="Arial" w:cs="Arial" w:hint="eastAsia"/>
            <w:i/>
          </w:rPr>
          <w:delText>10.</w:delText>
        </w:r>
        <w:r w:rsidRPr="00A472D8" w:rsidDel="00747137">
          <w:rPr>
            <w:rFonts w:ascii="Arial" w:hAnsi="Arial" w:cs="Arial" w:hint="eastAsia"/>
            <w:i/>
          </w:rPr>
          <w:tab/>
        </w:r>
        <w:r w:rsidRPr="00A472D8" w:rsidDel="00747137">
          <w:rPr>
            <w:rFonts w:ascii="Arial" w:hAnsi="Arial" w:cs="Arial" w:hint="eastAsia"/>
            <w:i/>
          </w:rPr>
          <w:delText>安全性原则</w:delText>
        </w:r>
      </w:del>
    </w:p>
    <w:p w14:paraId="140527CE" w14:textId="6256D69C" w:rsidR="008212E4" w:rsidRPr="00A472D8" w:rsidDel="00747137" w:rsidRDefault="008212E4" w:rsidP="006801E2">
      <w:pPr>
        <w:spacing w:line="360" w:lineRule="auto"/>
        <w:ind w:firstLine="420"/>
        <w:rPr>
          <w:del w:id="821" w:author="tianlong" w:date="2016-08-05T12:33:00Z"/>
          <w:rFonts w:ascii="Arial" w:hAnsi="Arial" w:cs="Arial"/>
          <w:i/>
        </w:rPr>
      </w:pPr>
      <w:del w:id="822" w:author="tianlong" w:date="2016-08-05T12:33:00Z">
        <w:r w:rsidRPr="00A472D8" w:rsidDel="00747137">
          <w:rPr>
            <w:rFonts w:ascii="Arial" w:hAnsi="Arial" w:cs="Arial"/>
            <w:i/>
          </w:rPr>
          <w:delText>建设</w:delText>
        </w:r>
        <w:r w:rsidR="00BB5D3E" w:rsidRPr="00A472D8" w:rsidDel="00747137">
          <w:rPr>
            <w:i/>
          </w:rPr>
          <w:delText>区县级</w:delText>
        </w:r>
        <w:r w:rsidR="00BB5D3E" w:rsidRPr="00A472D8" w:rsidDel="00747137">
          <w:rPr>
            <w:rFonts w:hint="eastAsia"/>
            <w:i/>
          </w:rPr>
          <w:delText>劳动关系</w:delText>
        </w:r>
        <w:r w:rsidR="00BB5D3E" w:rsidRPr="00A472D8" w:rsidDel="00747137">
          <w:rPr>
            <w:i/>
          </w:rPr>
          <w:delText>行政执法</w:delText>
        </w:r>
        <w:r w:rsidR="00BB5D3E" w:rsidRPr="00A472D8" w:rsidDel="00747137">
          <w:rPr>
            <w:rFonts w:hint="eastAsia"/>
            <w:i/>
          </w:rPr>
          <w:delText>服务</w:delText>
        </w:r>
        <w:r w:rsidR="00BB5D3E" w:rsidRPr="00A472D8" w:rsidDel="00747137">
          <w:rPr>
            <w:i/>
          </w:rPr>
          <w:delText>平台</w:delText>
        </w:r>
        <w:r w:rsidRPr="00A472D8" w:rsidDel="00747137">
          <w:rPr>
            <w:rFonts w:ascii="Arial" w:hAnsi="Arial" w:cs="Arial" w:hint="eastAsia"/>
            <w:i/>
          </w:rPr>
          <w:delText>涉及区县的企业、人员和</w:delText>
        </w:r>
        <w:r w:rsidR="00D81862" w:rsidRPr="00A472D8" w:rsidDel="00747137">
          <w:rPr>
            <w:rFonts w:ascii="Arial" w:hAnsi="Arial" w:cs="Arial" w:hint="eastAsia"/>
            <w:i/>
          </w:rPr>
          <w:delText>案件</w:delText>
        </w:r>
        <w:r w:rsidRPr="00A472D8" w:rsidDel="00747137">
          <w:rPr>
            <w:rFonts w:ascii="Arial" w:hAnsi="Arial" w:cs="Arial" w:hint="eastAsia"/>
            <w:i/>
          </w:rPr>
          <w:delText>类的敏感数据，系统必须具有必要的安全保护和保密措施，以及对计算机犯罪和病毒的防范能力。</w:delText>
        </w:r>
      </w:del>
    </w:p>
    <w:p w14:paraId="24D4C003" w14:textId="063FB105" w:rsidR="008212E4" w:rsidRDefault="008212E4" w:rsidP="004E0E01">
      <w:pPr>
        <w:pStyle w:val="2"/>
      </w:pPr>
      <w:bookmarkStart w:id="823" w:name="_Toc451936670"/>
      <w:r>
        <w:rPr>
          <w:rFonts w:hint="eastAsia"/>
        </w:rPr>
        <w:t>关键问题及解决思路</w:t>
      </w:r>
      <w:r w:rsidR="002520ED">
        <w:rPr>
          <w:rFonts w:hint="eastAsia"/>
        </w:rPr>
        <w:t>（可以</w:t>
      </w:r>
      <w:r w:rsidR="002520ED">
        <w:t>没有）</w:t>
      </w:r>
      <w:bookmarkEnd w:id="823"/>
    </w:p>
    <w:p w14:paraId="10D6F315" w14:textId="77777777" w:rsidR="008212E4" w:rsidRPr="008A1082" w:rsidRDefault="008212E4" w:rsidP="003C290D">
      <w:pPr>
        <w:numPr>
          <w:ilvl w:val="0"/>
          <w:numId w:val="5"/>
        </w:numPr>
        <w:spacing w:line="360" w:lineRule="auto"/>
        <w:rPr>
          <w:rFonts w:ascii="宋体" w:hAnsi="宋体"/>
          <w:b/>
        </w:rPr>
      </w:pPr>
      <w:bookmarkStart w:id="824" w:name="_Toc329287105"/>
      <w:bookmarkStart w:id="825" w:name="_Toc341976942"/>
      <w:bookmarkStart w:id="826" w:name="_Toc343602611"/>
      <w:bookmarkStart w:id="827" w:name="_Toc295982057"/>
      <w:bookmarkStart w:id="828" w:name="_Toc295983004"/>
      <w:bookmarkStart w:id="829" w:name="_Toc295983313"/>
      <w:bookmarkStart w:id="830" w:name="_Toc295983632"/>
      <w:bookmarkStart w:id="831" w:name="_Toc296418348"/>
      <w:bookmarkStart w:id="832" w:name="_Toc282887721"/>
      <w:r w:rsidRPr="008A1082">
        <w:rPr>
          <w:rFonts w:ascii="宋体" w:hAnsi="宋体" w:hint="eastAsia"/>
          <w:b/>
        </w:rPr>
        <w:t>难点分析</w:t>
      </w:r>
    </w:p>
    <w:p w14:paraId="213824C1" w14:textId="77777777" w:rsidR="008212E4" w:rsidRPr="00BB72FE" w:rsidRDefault="008212E4" w:rsidP="003C290D">
      <w:pPr>
        <w:numPr>
          <w:ilvl w:val="0"/>
          <w:numId w:val="3"/>
        </w:numPr>
        <w:spacing w:line="360" w:lineRule="auto"/>
        <w:rPr>
          <w:rFonts w:ascii="宋体" w:hAnsi="宋体"/>
        </w:rPr>
      </w:pPr>
      <w:r w:rsidRPr="00BB72FE">
        <w:rPr>
          <w:rFonts w:ascii="宋体" w:hAnsi="宋体" w:hint="eastAsia"/>
        </w:rPr>
        <w:t>难点1:梳理工作难度大,关系复杂</w:t>
      </w:r>
      <w:bookmarkEnd w:id="824"/>
      <w:bookmarkEnd w:id="825"/>
      <w:bookmarkEnd w:id="826"/>
      <w:r w:rsidRPr="00BB72FE">
        <w:rPr>
          <w:rFonts w:ascii="宋体" w:hAnsi="宋体"/>
        </w:rPr>
        <w:t xml:space="preserve"> </w:t>
      </w:r>
    </w:p>
    <w:p w14:paraId="01E6B577" w14:textId="2B604601" w:rsidR="008212E4" w:rsidRPr="004454A7" w:rsidRDefault="008212E4" w:rsidP="006801E2">
      <w:pPr>
        <w:spacing w:line="360" w:lineRule="auto"/>
        <w:ind w:firstLine="420"/>
        <w:rPr>
          <w:rFonts w:ascii="宋体" w:hAnsi="宋体"/>
        </w:rPr>
      </w:pPr>
      <w:r>
        <w:rPr>
          <w:rFonts w:ascii="宋体" w:hAnsi="宋体" w:hint="eastAsia"/>
        </w:rPr>
        <w:t>本课题需要根据</w:t>
      </w:r>
      <w:del w:id="833" w:author="tianlong" w:date="2016-08-05T12:36:00Z">
        <w:r w:rsidR="00BB5D3E" w:rsidDel="00747137">
          <w:rPr>
            <w:rFonts w:ascii="宋体" w:hAnsi="宋体" w:hint="eastAsia"/>
          </w:rPr>
          <w:delText>劳工关系</w:delText>
        </w:r>
        <w:r w:rsidDel="00747137">
          <w:rPr>
            <w:rFonts w:ascii="宋体" w:hAnsi="宋体" w:hint="eastAsia"/>
          </w:rPr>
          <w:delText>管理部门现在的业务，结合实际需要梳理创新一套新型执法检查模式和管理流程，管理流程中涉及的执法检查点需要</w:delText>
        </w:r>
        <w:r w:rsidRPr="004454A7" w:rsidDel="00747137">
          <w:rPr>
            <w:rFonts w:ascii="宋体" w:hAnsi="宋体" w:hint="eastAsia"/>
          </w:rPr>
          <w:delText>结合日常的执法检查工作的需要，</w:delText>
        </w:r>
        <w:r w:rsidDel="00747137">
          <w:rPr>
            <w:rFonts w:ascii="宋体" w:hAnsi="宋体" w:hint="eastAsia"/>
          </w:rPr>
          <w:delText>按照</w:delText>
        </w:r>
        <w:r w:rsidR="00D81862" w:rsidDel="00747137">
          <w:rPr>
            <w:rFonts w:ascii="宋体" w:hAnsi="宋体" w:hint="eastAsia"/>
          </w:rPr>
          <w:delText>四大业务模块</w:delText>
        </w:r>
        <w:r w:rsidDel="00747137">
          <w:rPr>
            <w:rFonts w:ascii="宋体" w:hAnsi="宋体" w:hint="eastAsia"/>
          </w:rPr>
          <w:delText>和重点监管对象，从</w:delText>
        </w:r>
        <w:r w:rsidR="00BB5D3E" w:rsidDel="00747137">
          <w:rPr>
            <w:rFonts w:ascii="宋体" w:hAnsi="宋体" w:hint="eastAsia"/>
          </w:rPr>
          <w:delText>行政执法</w:delText>
        </w:r>
        <w:r w:rsidDel="00747137">
          <w:rPr>
            <w:rFonts w:ascii="宋体" w:hAnsi="宋体" w:hint="eastAsia"/>
          </w:rPr>
          <w:delText>建设的八个监管方面</w:delText>
        </w:r>
        <w:r w:rsidRPr="004454A7" w:rsidDel="00747137">
          <w:rPr>
            <w:rFonts w:ascii="宋体" w:hAnsi="宋体" w:hint="eastAsia"/>
          </w:rPr>
          <w:delText>梳理，</w:delText>
        </w:r>
        <w:r w:rsidDel="00747137">
          <w:rPr>
            <w:rFonts w:ascii="宋体" w:hAnsi="宋体" w:hint="eastAsia"/>
          </w:rPr>
          <w:delText>还要考虑检查点涉及的技术标准、认定依据、处罚依据、证据材料、数据参考等方面的内容。数据参考需要梳理在</w:delText>
        </w:r>
        <w:r w:rsidR="001574DA" w:rsidDel="00747137">
          <w:rPr>
            <w:rFonts w:ascii="宋体" w:hAnsi="宋体" w:hint="eastAsia"/>
          </w:rPr>
          <w:delText>劳动人事</w:delText>
        </w:r>
        <w:r w:rsidR="001574DA" w:rsidDel="00747137">
          <w:rPr>
            <w:rFonts w:ascii="宋体" w:hAnsi="宋体"/>
          </w:rPr>
          <w:delText>纠纷</w:delText>
        </w:r>
        <w:r w:rsidR="001574DA" w:rsidDel="00747137">
          <w:rPr>
            <w:rFonts w:ascii="宋体" w:hAnsi="宋体" w:hint="eastAsia"/>
          </w:rPr>
          <w:delText>相关的制度、事件、单体等之间的关系，以及管理</w:delText>
        </w:r>
        <w:r w:rsidR="001574DA" w:rsidDel="00747137">
          <w:rPr>
            <w:rFonts w:ascii="宋体" w:hAnsi="宋体"/>
          </w:rPr>
          <w:delText>机构</w:delText>
        </w:r>
        <w:r w:rsidR="001574DA" w:rsidDel="00747137">
          <w:rPr>
            <w:rFonts w:ascii="宋体" w:hAnsi="宋体" w:hint="eastAsia"/>
          </w:rPr>
          <w:delText>与</w:delText>
        </w:r>
        <w:bookmarkStart w:id="834" w:name="OLE_LINK1"/>
        <w:bookmarkStart w:id="835" w:name="OLE_LINK2"/>
        <w:r w:rsidR="001574DA" w:rsidDel="00747137">
          <w:rPr>
            <w:rFonts w:ascii="宋体" w:hAnsi="宋体" w:hint="eastAsia"/>
          </w:rPr>
          <w:delText>劳动人事</w:delText>
        </w:r>
        <w:r w:rsidR="001574DA" w:rsidDel="00747137">
          <w:rPr>
            <w:rFonts w:ascii="宋体" w:hAnsi="宋体"/>
          </w:rPr>
          <w:delText>纠纷</w:delText>
        </w:r>
        <w:bookmarkEnd w:id="834"/>
        <w:bookmarkEnd w:id="835"/>
        <w:r w:rsidR="001574DA" w:rsidDel="00747137">
          <w:rPr>
            <w:rFonts w:ascii="宋体" w:hAnsi="宋体"/>
          </w:rPr>
          <w:delText>双方</w:delText>
        </w:r>
        <w:r w:rsidR="001574DA" w:rsidDel="00747137">
          <w:rPr>
            <w:rFonts w:ascii="宋体" w:hAnsi="宋体" w:hint="eastAsia"/>
          </w:rPr>
          <w:delText>建立单位之间的关系。技术标准、认定依据、处罚依据、证据材料需要梳理劳动人事相关多个现有的法律法规及地方管理条例、规范性文件、相关标准</w:delText>
        </w:r>
        <w:r w:rsidDel="00747137">
          <w:rPr>
            <w:rFonts w:ascii="宋体" w:hAnsi="宋体" w:hint="eastAsia"/>
          </w:rPr>
          <w:delText>,并服务于</w:delText>
        </w:r>
        <w:r w:rsidR="001574DA" w:rsidDel="00747137">
          <w:rPr>
            <w:rFonts w:ascii="宋体" w:hAnsi="宋体" w:hint="eastAsia"/>
          </w:rPr>
          <w:delText>劳动人事</w:delText>
        </w:r>
        <w:r w:rsidR="001574DA" w:rsidDel="00747137">
          <w:rPr>
            <w:rFonts w:ascii="宋体" w:hAnsi="宋体"/>
          </w:rPr>
          <w:delText>纠纷</w:delText>
        </w:r>
        <w:r w:rsidR="00A109EA" w:rsidDel="00747137">
          <w:rPr>
            <w:rFonts w:ascii="宋体" w:hAnsi="宋体" w:hint="eastAsia"/>
          </w:rPr>
          <w:delText>行政</w:delText>
        </w:r>
        <w:r w:rsidDel="00747137">
          <w:rPr>
            <w:rFonts w:ascii="宋体" w:hAnsi="宋体" w:hint="eastAsia"/>
          </w:rPr>
          <w:delText>执法过程中，这个就是项目建设的难点之一。</w:delText>
        </w:r>
      </w:del>
    </w:p>
    <w:p w14:paraId="0ACC564C" w14:textId="232EC3A7" w:rsidR="008212E4" w:rsidRPr="00BB72FE" w:rsidRDefault="008212E4" w:rsidP="003C290D">
      <w:pPr>
        <w:numPr>
          <w:ilvl w:val="0"/>
          <w:numId w:val="3"/>
        </w:numPr>
        <w:spacing w:line="360" w:lineRule="auto"/>
        <w:rPr>
          <w:rFonts w:ascii="宋体" w:hAnsi="宋体"/>
        </w:rPr>
      </w:pPr>
      <w:bookmarkStart w:id="836" w:name="_Toc341976944"/>
      <w:bookmarkStart w:id="837" w:name="_Toc343602612"/>
      <w:bookmarkEnd w:id="827"/>
      <w:bookmarkEnd w:id="828"/>
      <w:bookmarkEnd w:id="829"/>
      <w:bookmarkEnd w:id="830"/>
      <w:bookmarkEnd w:id="831"/>
      <w:bookmarkEnd w:id="832"/>
      <w:r w:rsidRPr="00BB72FE">
        <w:rPr>
          <w:rFonts w:ascii="宋体" w:hAnsi="宋体" w:hint="eastAsia"/>
        </w:rPr>
        <w:t>难点2：实现</w:t>
      </w:r>
      <w:r>
        <w:rPr>
          <w:rFonts w:ascii="宋体" w:hAnsi="宋体" w:hint="eastAsia"/>
        </w:rPr>
        <w:t>部、</w:t>
      </w:r>
      <w:r w:rsidRPr="00BB72FE">
        <w:rPr>
          <w:rFonts w:ascii="宋体" w:hAnsi="宋体" w:hint="eastAsia"/>
        </w:rPr>
        <w:t>市、区</w:t>
      </w:r>
      <w:r>
        <w:rPr>
          <w:rFonts w:ascii="宋体" w:hAnsi="宋体" w:hint="eastAsia"/>
        </w:rPr>
        <w:t>三</w:t>
      </w:r>
      <w:r w:rsidRPr="00BB72FE">
        <w:rPr>
          <w:rFonts w:ascii="宋体" w:hAnsi="宋体" w:hint="eastAsia"/>
        </w:rPr>
        <w:t>级数据全面共享，提高</w:t>
      </w:r>
      <w:bookmarkEnd w:id="836"/>
      <w:r w:rsidR="00A109EA">
        <w:rPr>
          <w:rFonts w:ascii="宋体" w:hAnsi="宋体" w:hint="eastAsia"/>
        </w:rPr>
        <w:t>行政</w:t>
      </w:r>
      <w:r w:rsidRPr="00BB72FE">
        <w:rPr>
          <w:rFonts w:ascii="宋体" w:hAnsi="宋体" w:hint="eastAsia"/>
        </w:rPr>
        <w:t>执法检查效率</w:t>
      </w:r>
      <w:bookmarkEnd w:id="837"/>
    </w:p>
    <w:p w14:paraId="5C1760B3" w14:textId="178EE7CC" w:rsidR="008212E4" w:rsidDel="006F5589" w:rsidRDefault="008212E4" w:rsidP="006801E2">
      <w:pPr>
        <w:spacing w:line="360" w:lineRule="auto"/>
        <w:ind w:firstLine="360"/>
        <w:rPr>
          <w:del w:id="838" w:author="tianlong" w:date="2016-08-05T12:38:00Z"/>
          <w:rFonts w:ascii="宋体" w:hAnsi="宋体"/>
        </w:rPr>
      </w:pPr>
      <w:r>
        <w:rPr>
          <w:rFonts w:hint="eastAsia"/>
        </w:rPr>
        <w:t>本项目共涉及</w:t>
      </w:r>
      <w:del w:id="839" w:author="tianlong" w:date="2016-08-05T12:36:00Z">
        <w:r w:rsidDel="00747137">
          <w:rPr>
            <w:rFonts w:hint="eastAsia"/>
          </w:rPr>
          <w:delText>与部、市、区</w:delText>
        </w:r>
        <w:r w:rsidRPr="0046199B" w:rsidDel="00747137">
          <w:rPr>
            <w:rFonts w:hint="eastAsia"/>
          </w:rPr>
          <w:delText>相关</w:delText>
        </w:r>
        <w:r w:rsidDel="00747137">
          <w:rPr>
            <w:rFonts w:hint="eastAsia"/>
          </w:rPr>
          <w:delText>业务</w:delText>
        </w:r>
        <w:r w:rsidRPr="0046199B" w:rsidDel="00747137">
          <w:rPr>
            <w:rFonts w:hint="eastAsia"/>
          </w:rPr>
          <w:delText>系统的</w:delText>
        </w:r>
        <w:r w:rsidDel="00747137">
          <w:rPr>
            <w:rFonts w:hint="eastAsia"/>
          </w:rPr>
          <w:delText>几十类</w:delText>
        </w:r>
        <w:r w:rsidRPr="0046199B" w:rsidDel="00747137">
          <w:rPr>
            <w:rFonts w:hint="eastAsia"/>
          </w:rPr>
          <w:delText>数据</w:delText>
        </w:r>
        <w:r w:rsidDel="00747137">
          <w:rPr>
            <w:rFonts w:hint="eastAsia"/>
          </w:rPr>
          <w:delText>进行</w:delText>
        </w:r>
        <w:r w:rsidRPr="0046199B" w:rsidDel="00747137">
          <w:rPr>
            <w:rFonts w:hint="eastAsia"/>
          </w:rPr>
          <w:delText>交换</w:delText>
        </w:r>
        <w:r w:rsidDel="00747137">
          <w:rPr>
            <w:rFonts w:hint="eastAsia"/>
          </w:rPr>
          <w:delText>和</w:delText>
        </w:r>
        <w:r w:rsidRPr="0046199B" w:rsidDel="00747137">
          <w:rPr>
            <w:rFonts w:hint="eastAsia"/>
          </w:rPr>
          <w:delText>共享</w:delText>
        </w:r>
        <w:r w:rsidDel="00747137">
          <w:rPr>
            <w:rFonts w:hint="eastAsia"/>
          </w:rPr>
          <w:delText>，基本上都是通过市级基础数据库平台实现共享的。那么如何通过建立一套全面、规范的数据共享机制，实现本平台与共享数据的全面融合，提高</w:delText>
        </w:r>
        <w:r w:rsidR="00A109EA" w:rsidDel="00747137">
          <w:rPr>
            <w:rFonts w:hint="eastAsia"/>
          </w:rPr>
          <w:delText>行政</w:delText>
        </w:r>
        <w:r w:rsidRPr="005619F3" w:rsidDel="00747137">
          <w:rPr>
            <w:rFonts w:hint="eastAsia"/>
          </w:rPr>
          <w:delText>执法检查</w:delText>
        </w:r>
        <w:r w:rsidDel="00747137">
          <w:rPr>
            <w:rFonts w:hint="eastAsia"/>
          </w:rPr>
          <w:delText>效率是本项目建设的一大难点。</w:delText>
        </w:r>
      </w:del>
    </w:p>
    <w:p w14:paraId="07E5A19E" w14:textId="362C1363" w:rsidR="008212E4" w:rsidRPr="00BB72FE" w:rsidDel="00747137" w:rsidRDefault="008212E4" w:rsidP="003C290D">
      <w:pPr>
        <w:numPr>
          <w:ilvl w:val="0"/>
          <w:numId w:val="3"/>
        </w:numPr>
        <w:spacing w:line="360" w:lineRule="auto"/>
        <w:rPr>
          <w:del w:id="840" w:author="tianlong" w:date="2016-08-05T12:36:00Z"/>
          <w:rFonts w:ascii="宋体" w:hAnsi="宋体"/>
        </w:rPr>
      </w:pPr>
      <w:bookmarkStart w:id="841" w:name="_Toc341976945"/>
      <w:bookmarkStart w:id="842" w:name="_Toc343602613"/>
      <w:bookmarkStart w:id="843" w:name="_Toc295982061"/>
      <w:bookmarkStart w:id="844" w:name="_Toc295983008"/>
      <w:bookmarkStart w:id="845" w:name="_Toc295983317"/>
      <w:bookmarkStart w:id="846" w:name="_Toc295983636"/>
      <w:bookmarkStart w:id="847" w:name="_Toc296418352"/>
      <w:bookmarkStart w:id="848" w:name="_Toc329287107"/>
      <w:del w:id="849" w:author="tianlong" w:date="2016-08-05T12:36:00Z">
        <w:r w:rsidRPr="00BB72FE" w:rsidDel="00747137">
          <w:rPr>
            <w:rFonts w:ascii="宋体" w:hAnsi="宋体" w:hint="eastAsia"/>
          </w:rPr>
          <w:delText>难点3：</w:delText>
        </w:r>
        <w:r w:rsidR="001574DA" w:rsidDel="00747137">
          <w:rPr>
            <w:rFonts w:ascii="宋体" w:hAnsi="宋体" w:hint="eastAsia"/>
          </w:rPr>
          <w:delText>劳动人事</w:delText>
        </w:r>
        <w:r w:rsidR="001574DA" w:rsidDel="00747137">
          <w:rPr>
            <w:rFonts w:ascii="宋体" w:hAnsi="宋体"/>
          </w:rPr>
          <w:delText>纠纷</w:delText>
        </w:r>
        <w:r w:rsidR="00A109EA" w:rsidDel="00747137">
          <w:rPr>
            <w:rFonts w:ascii="宋体" w:hAnsi="宋体" w:hint="eastAsia"/>
          </w:rPr>
          <w:delText>行政</w:delText>
        </w:r>
        <w:r w:rsidRPr="00BB72FE" w:rsidDel="00747137">
          <w:rPr>
            <w:rFonts w:ascii="宋体" w:hAnsi="宋体" w:hint="eastAsia"/>
          </w:rPr>
          <w:delText>执法工作机制改革，新平台必须适应</w:delText>
        </w:r>
        <w:r w:rsidR="00A109EA" w:rsidDel="00747137">
          <w:rPr>
            <w:rFonts w:ascii="宋体" w:hAnsi="宋体" w:hint="eastAsia"/>
          </w:rPr>
          <w:delText>行政</w:delText>
        </w:r>
        <w:r w:rsidRPr="00BB72FE" w:rsidDel="00747137">
          <w:rPr>
            <w:rFonts w:ascii="宋体" w:hAnsi="宋体" w:hint="eastAsia"/>
          </w:rPr>
          <w:delText>执法业务的发展变化</w:delText>
        </w:r>
        <w:bookmarkEnd w:id="841"/>
        <w:bookmarkEnd w:id="842"/>
      </w:del>
    </w:p>
    <w:p w14:paraId="0F75D27D" w14:textId="46472272" w:rsidR="008212E4" w:rsidRPr="00256AA1" w:rsidDel="00747137" w:rsidRDefault="001574DA" w:rsidP="006801E2">
      <w:pPr>
        <w:spacing w:line="360" w:lineRule="auto"/>
        <w:ind w:firstLine="360"/>
        <w:rPr>
          <w:del w:id="850" w:author="tianlong" w:date="2016-08-05T12:36:00Z"/>
          <w:rFonts w:ascii="宋体" w:hAnsi="宋体"/>
        </w:rPr>
      </w:pPr>
      <w:del w:id="851" w:author="tianlong" w:date="2016-08-05T12:36:00Z">
        <w:r w:rsidDel="00747137">
          <w:rPr>
            <w:rFonts w:ascii="宋体" w:hAnsi="宋体" w:hint="eastAsia"/>
          </w:rPr>
          <w:delText>劳动人事</w:delText>
        </w:r>
        <w:r w:rsidDel="00747137">
          <w:rPr>
            <w:rFonts w:ascii="宋体" w:hAnsi="宋体"/>
          </w:rPr>
          <w:delText>纠纷</w:delText>
        </w:r>
        <w:r w:rsidR="00A109EA" w:rsidDel="00747137">
          <w:rPr>
            <w:rFonts w:ascii="宋体" w:hAnsi="宋体" w:hint="eastAsia"/>
          </w:rPr>
          <w:delText>行政</w:delText>
        </w:r>
        <w:r w:rsidR="008212E4" w:rsidDel="00747137">
          <w:rPr>
            <w:rFonts w:ascii="宋体" w:hAnsi="宋体" w:hint="eastAsia"/>
          </w:rPr>
          <w:delText>执法工作机制</w:delText>
        </w:r>
        <w:r w:rsidR="008212E4" w:rsidRPr="00256AA1" w:rsidDel="00747137">
          <w:rPr>
            <w:rFonts w:ascii="宋体" w:hAnsi="宋体" w:hint="eastAsia"/>
          </w:rPr>
          <w:delText>改革是一项长期的、不断完善的过程，在改革过程</w:delText>
        </w:r>
        <w:r w:rsidR="008212E4" w:rsidDel="00747137">
          <w:rPr>
            <w:rFonts w:ascii="宋体" w:hAnsi="宋体" w:hint="eastAsia"/>
          </w:rPr>
          <w:delText>中</w:delText>
        </w:r>
        <w:r w:rsidR="008212E4" w:rsidRPr="00256AA1" w:rsidDel="00747137">
          <w:rPr>
            <w:rFonts w:ascii="宋体" w:hAnsi="宋体" w:hint="eastAsia"/>
          </w:rPr>
          <w:delText>存在着大量不确定的</w:delText>
        </w:r>
        <w:r w:rsidR="008212E4" w:rsidDel="00747137">
          <w:rPr>
            <w:rFonts w:ascii="宋体" w:hAnsi="宋体" w:hint="eastAsia"/>
          </w:rPr>
          <w:delText>因素。针对目前</w:delText>
        </w:r>
        <w:r w:rsidR="00A109EA" w:rsidDel="00747137">
          <w:rPr>
            <w:rFonts w:ascii="宋体" w:hAnsi="宋体" w:hint="eastAsia"/>
          </w:rPr>
          <w:delText>行政</w:delText>
        </w:r>
        <w:r w:rsidR="008212E4" w:rsidDel="00747137">
          <w:rPr>
            <w:rFonts w:ascii="宋体" w:hAnsi="宋体" w:hint="eastAsia"/>
          </w:rPr>
          <w:delText>执法业务办理要求高效的前提下，如何应对变化，快速适应业务需求，是本项目要面对的一项挑战。</w:delText>
        </w:r>
      </w:del>
    </w:p>
    <w:p w14:paraId="3618BFB5" w14:textId="1DF0D26B" w:rsidR="008212E4" w:rsidRPr="00BB72FE" w:rsidDel="00747137" w:rsidRDefault="008212E4" w:rsidP="003C290D">
      <w:pPr>
        <w:numPr>
          <w:ilvl w:val="0"/>
          <w:numId w:val="3"/>
        </w:numPr>
        <w:spacing w:line="360" w:lineRule="auto"/>
        <w:rPr>
          <w:del w:id="852" w:author="tianlong" w:date="2016-08-05T12:36:00Z"/>
          <w:rFonts w:ascii="宋体" w:hAnsi="宋体"/>
        </w:rPr>
      </w:pPr>
      <w:bookmarkStart w:id="853" w:name="_Toc341976946"/>
      <w:bookmarkStart w:id="854" w:name="_Toc343602614"/>
      <w:del w:id="855" w:author="tianlong" w:date="2016-08-05T12:36:00Z">
        <w:r w:rsidRPr="00BB72FE" w:rsidDel="00747137">
          <w:rPr>
            <w:rFonts w:ascii="宋体" w:hAnsi="宋体" w:hint="eastAsia"/>
          </w:rPr>
          <w:delText>难点4：既要支持普通电脑操作，又要支持平板电脑移动执法</w:delText>
        </w:r>
        <w:bookmarkEnd w:id="843"/>
        <w:bookmarkEnd w:id="844"/>
        <w:bookmarkEnd w:id="845"/>
        <w:bookmarkEnd w:id="846"/>
        <w:bookmarkEnd w:id="847"/>
        <w:bookmarkEnd w:id="848"/>
        <w:bookmarkEnd w:id="853"/>
        <w:bookmarkEnd w:id="854"/>
      </w:del>
    </w:p>
    <w:p w14:paraId="6E7F425E" w14:textId="5E44F9A7" w:rsidR="008212E4" w:rsidRDefault="008212E4" w:rsidP="006801E2">
      <w:pPr>
        <w:spacing w:line="360" w:lineRule="auto"/>
        <w:ind w:firstLine="360"/>
        <w:rPr>
          <w:rFonts w:ascii="宋体" w:hAnsi="宋体"/>
        </w:rPr>
      </w:pPr>
      <w:del w:id="856" w:author="tianlong" w:date="2016-08-05T12:36:00Z">
        <w:r w:rsidDel="00747137">
          <w:rPr>
            <w:rFonts w:ascii="宋体" w:hAnsi="宋体" w:hint="eastAsia"/>
          </w:rPr>
          <w:delText>本系统既有在办公室通过普通电脑进行办公的工作人员</w:delText>
        </w:r>
        <w:r w:rsidRPr="002B4881" w:rsidDel="00747137">
          <w:rPr>
            <w:rFonts w:ascii="宋体" w:hAnsi="宋体" w:hint="eastAsia"/>
          </w:rPr>
          <w:delText>，</w:delText>
        </w:r>
        <w:r w:rsidDel="00747137">
          <w:rPr>
            <w:rFonts w:ascii="宋体" w:hAnsi="宋体" w:hint="eastAsia"/>
          </w:rPr>
          <w:delText>也有在施工现场通过平板电脑移动执法的工作人员，</w:delText>
        </w:r>
        <w:r w:rsidRPr="002B4881" w:rsidDel="00747137">
          <w:rPr>
            <w:rFonts w:ascii="宋体" w:hAnsi="宋体" w:hint="eastAsia"/>
          </w:rPr>
          <w:delText>这样就需要在技术实现上突破现有的技术框架，对我们提出新的挑战。</w:delText>
        </w:r>
      </w:del>
    </w:p>
    <w:p w14:paraId="2321F228" w14:textId="77777777" w:rsidR="008212E4" w:rsidRPr="008A1082" w:rsidRDefault="008212E4" w:rsidP="003C290D">
      <w:pPr>
        <w:numPr>
          <w:ilvl w:val="0"/>
          <w:numId w:val="5"/>
        </w:numPr>
        <w:spacing w:line="360" w:lineRule="auto"/>
        <w:rPr>
          <w:rFonts w:ascii="宋体" w:hAnsi="宋体"/>
          <w:b/>
        </w:rPr>
      </w:pPr>
      <w:r w:rsidRPr="008A1082">
        <w:rPr>
          <w:rFonts w:ascii="宋体" w:hAnsi="宋体" w:hint="eastAsia"/>
          <w:b/>
        </w:rPr>
        <w:t>初步解决思路：</w:t>
      </w:r>
    </w:p>
    <w:p w14:paraId="6853B27C" w14:textId="2D4CD95E" w:rsidR="008212E4" w:rsidRPr="00F8729D" w:rsidDel="00747137" w:rsidRDefault="008212E4" w:rsidP="00747137">
      <w:pPr>
        <w:spacing w:line="360" w:lineRule="auto"/>
        <w:ind w:firstLine="360"/>
        <w:rPr>
          <w:del w:id="857" w:author="tianlong" w:date="2016-08-05T12:37:00Z"/>
          <w:rFonts w:ascii="宋体" w:hAnsi="宋体"/>
        </w:rPr>
        <w:pPrChange w:id="858" w:author="tianlong" w:date="2016-08-05T12:37:00Z">
          <w:pPr>
            <w:spacing w:line="360" w:lineRule="auto"/>
            <w:ind w:firstLine="360"/>
          </w:pPr>
        </w:pPrChange>
      </w:pPr>
      <w:r w:rsidRPr="002B4881">
        <w:rPr>
          <w:rFonts w:ascii="宋体" w:hAnsi="宋体" w:hint="eastAsia"/>
        </w:rPr>
        <w:t>通过对</w:t>
      </w:r>
      <w:r>
        <w:rPr>
          <w:rFonts w:ascii="宋体" w:hAnsi="宋体" w:hint="eastAsia"/>
        </w:rPr>
        <w:t>本课题</w:t>
      </w:r>
      <w:r w:rsidRPr="002B4881">
        <w:rPr>
          <w:rFonts w:ascii="宋体" w:hAnsi="宋体" w:hint="eastAsia"/>
        </w:rPr>
        <w:t>建设</w:t>
      </w:r>
      <w:r>
        <w:rPr>
          <w:rFonts w:ascii="宋体" w:hAnsi="宋体" w:hint="eastAsia"/>
        </w:rPr>
        <w:t>需求</w:t>
      </w:r>
      <w:r w:rsidRPr="002B4881">
        <w:rPr>
          <w:rFonts w:ascii="宋体" w:hAnsi="宋体" w:hint="eastAsia"/>
        </w:rPr>
        <w:t>的分析，</w:t>
      </w:r>
      <w:del w:id="859" w:author="tianlong" w:date="2016-08-05T12:37:00Z">
        <w:r w:rsidRPr="002B4881" w:rsidDel="00747137">
          <w:rPr>
            <w:rFonts w:ascii="宋体" w:hAnsi="宋体" w:hint="eastAsia"/>
          </w:rPr>
          <w:delText>在</w:delText>
        </w:r>
        <w:r w:rsidDel="00747137">
          <w:rPr>
            <w:rFonts w:ascii="宋体" w:hAnsi="宋体" w:hint="eastAsia"/>
          </w:rPr>
          <w:delText>本课题研究</w:delText>
        </w:r>
        <w:r w:rsidRPr="002B4881" w:rsidDel="00747137">
          <w:rPr>
            <w:rFonts w:ascii="宋体" w:hAnsi="宋体" w:hint="eastAsia"/>
          </w:rPr>
          <w:delText>过程中，以全新的设计理念和技术实现来拓展建设思路，逐步克服系统建设的各项难点，保质保量地完成建设任务。</w:delText>
        </w:r>
        <w:r w:rsidDel="00747137">
          <w:rPr>
            <w:rFonts w:ascii="宋体" w:hAnsi="宋体" w:hint="eastAsia"/>
          </w:rPr>
          <w:delText>针对本课题提出</w:delText>
        </w:r>
        <w:r w:rsidRPr="00F8729D" w:rsidDel="00747137">
          <w:rPr>
            <w:rFonts w:ascii="宋体" w:hAnsi="宋体" w:hint="eastAsia"/>
          </w:rPr>
          <w:delText>“</w:delText>
        </w:r>
        <w:r w:rsidR="00470BB1" w:rsidDel="00747137">
          <w:rPr>
            <w:rFonts w:ascii="宋体" w:hAnsi="宋体"/>
          </w:rPr>
          <w:delText>113</w:delText>
        </w:r>
        <w:r w:rsidRPr="00F8729D" w:rsidDel="00747137">
          <w:rPr>
            <w:rFonts w:ascii="宋体" w:hAnsi="宋体" w:hint="eastAsia"/>
          </w:rPr>
          <w:delText>”</w:delText>
        </w:r>
        <w:r w:rsidR="00470BB1" w:rsidDel="00747137">
          <w:rPr>
            <w:rFonts w:ascii="宋体" w:hAnsi="宋体" w:hint="eastAsia"/>
          </w:rPr>
          <w:delText>劳动人事</w:delText>
        </w:r>
        <w:r w:rsidR="00470BB1" w:rsidDel="00747137">
          <w:rPr>
            <w:rFonts w:ascii="宋体" w:hAnsi="宋体"/>
          </w:rPr>
          <w:delText>关系</w:delText>
        </w:r>
        <w:r w:rsidRPr="00F8729D" w:rsidDel="00747137">
          <w:rPr>
            <w:rFonts w:ascii="宋体" w:hAnsi="宋体" w:hint="eastAsia"/>
          </w:rPr>
          <w:delText>管理模式</w:delText>
        </w:r>
        <w:r w:rsidDel="00747137">
          <w:rPr>
            <w:rFonts w:ascii="宋体" w:hAnsi="宋体" w:hint="eastAsia"/>
          </w:rPr>
          <w:delText>，具体如下：</w:delText>
        </w:r>
      </w:del>
    </w:p>
    <w:p w14:paraId="6DF32399" w14:textId="38379951" w:rsidR="008212E4" w:rsidRPr="00962281" w:rsidDel="00747137" w:rsidRDefault="008212E4" w:rsidP="00747137">
      <w:pPr>
        <w:spacing w:line="360" w:lineRule="auto"/>
        <w:ind w:firstLine="360"/>
        <w:rPr>
          <w:del w:id="860" w:author="tianlong" w:date="2016-08-05T12:37:00Z"/>
        </w:rPr>
        <w:pPrChange w:id="861" w:author="tianlong" w:date="2016-08-05T12:37:00Z">
          <w:pPr>
            <w:pStyle w:val="af1"/>
            <w:numPr>
              <w:numId w:val="4"/>
            </w:numPr>
            <w:spacing w:line="360" w:lineRule="auto"/>
            <w:ind w:left="844" w:firstLineChars="0" w:hanging="420"/>
          </w:pPr>
        </w:pPrChange>
      </w:pPr>
      <w:del w:id="862" w:author="tianlong" w:date="2016-08-05T12:37:00Z">
        <w:r w:rsidRPr="00962281" w:rsidDel="00747137">
          <w:rPr>
            <w:rFonts w:hint="eastAsia"/>
          </w:rPr>
          <w:delText>“</w:delText>
        </w:r>
        <w:r w:rsidR="00470BB1" w:rsidDel="00747137">
          <w:delText>1</w:delText>
        </w:r>
        <w:r w:rsidRPr="00962281" w:rsidDel="00747137">
          <w:rPr>
            <w:rFonts w:hint="eastAsia"/>
          </w:rPr>
          <w:delText>个</w:delText>
        </w:r>
        <w:r w:rsidR="00470BB1" w:rsidDel="00747137">
          <w:rPr>
            <w:rFonts w:hint="eastAsia"/>
          </w:rPr>
          <w:delText>入口</w:delText>
        </w:r>
        <w:r w:rsidRPr="00962281" w:rsidDel="00747137">
          <w:rPr>
            <w:rFonts w:hint="eastAsia"/>
          </w:rPr>
          <w:delText>”：</w:delText>
        </w:r>
        <w:r w:rsidR="00470BB1" w:rsidDel="00747137">
          <w:rPr>
            <w:rFonts w:hint="eastAsia"/>
          </w:rPr>
          <w:delText>纠纷</w:delText>
        </w:r>
        <w:r w:rsidR="00470BB1" w:rsidDel="00747137">
          <w:delText>投诉、</w:delText>
        </w:r>
        <w:r w:rsidR="00470BB1" w:rsidDel="00747137">
          <w:rPr>
            <w:rFonts w:hint="eastAsia"/>
          </w:rPr>
          <w:delText>案件</w:delText>
        </w:r>
        <w:r w:rsidR="00470BB1" w:rsidDel="00747137">
          <w:delText>举报</w:delText>
        </w:r>
        <w:r w:rsidRPr="00962281" w:rsidDel="00747137">
          <w:rPr>
            <w:rFonts w:hint="eastAsia"/>
          </w:rPr>
          <w:delText>；</w:delText>
        </w:r>
      </w:del>
    </w:p>
    <w:p w14:paraId="23A99BA5" w14:textId="1FBDE0B1" w:rsidR="008212E4" w:rsidRPr="00962281" w:rsidDel="00747137" w:rsidRDefault="008212E4" w:rsidP="00747137">
      <w:pPr>
        <w:spacing w:line="360" w:lineRule="auto"/>
        <w:ind w:firstLine="360"/>
        <w:rPr>
          <w:del w:id="863" w:author="tianlong" w:date="2016-08-05T12:37:00Z"/>
        </w:rPr>
        <w:pPrChange w:id="864" w:author="tianlong" w:date="2016-08-05T12:37:00Z">
          <w:pPr>
            <w:pStyle w:val="af1"/>
            <w:numPr>
              <w:numId w:val="4"/>
            </w:numPr>
            <w:spacing w:line="360" w:lineRule="auto"/>
            <w:ind w:left="844" w:firstLineChars="0" w:hanging="420"/>
          </w:pPr>
        </w:pPrChange>
      </w:pPr>
      <w:del w:id="865" w:author="tianlong" w:date="2016-08-05T12:37:00Z">
        <w:r w:rsidRPr="00962281" w:rsidDel="00747137">
          <w:rPr>
            <w:rFonts w:hint="eastAsia"/>
          </w:rPr>
          <w:delText>“</w:delText>
        </w:r>
        <w:r w:rsidR="00470BB1" w:rsidDel="00747137">
          <w:delText>1</w:delText>
        </w:r>
        <w:r w:rsidRPr="00962281" w:rsidDel="00747137">
          <w:rPr>
            <w:rFonts w:hint="eastAsia"/>
          </w:rPr>
          <w:delText>个</w:delText>
        </w:r>
        <w:r w:rsidR="00470BB1" w:rsidDel="00747137">
          <w:rPr>
            <w:rFonts w:hint="eastAsia"/>
          </w:rPr>
          <w:delText>流转</w:delText>
        </w:r>
        <w:r w:rsidRPr="00962281" w:rsidDel="00747137">
          <w:rPr>
            <w:rFonts w:hint="eastAsia"/>
          </w:rPr>
          <w:delText>”：</w:delText>
        </w:r>
        <w:r w:rsidR="00470BB1" w:rsidDel="00747137">
          <w:rPr>
            <w:rFonts w:hint="eastAsia"/>
          </w:rPr>
          <w:delText>转街镇调解</w:delText>
        </w:r>
        <w:r w:rsidR="00470BB1" w:rsidDel="00747137">
          <w:delText>案件、</w:delText>
        </w:r>
        <w:r w:rsidR="00470BB1" w:rsidDel="00747137">
          <w:rPr>
            <w:rFonts w:hint="eastAsia"/>
          </w:rPr>
          <w:delText>案件</w:delText>
        </w:r>
        <w:r w:rsidR="00470BB1" w:rsidDel="00747137">
          <w:delText>分发</w:delText>
        </w:r>
        <w:r w:rsidR="00470BB1" w:rsidRPr="00470BB1" w:rsidDel="00747137">
          <w:rPr>
            <w:rFonts w:hint="eastAsia"/>
          </w:rPr>
          <w:delText>监察</w:delText>
        </w:r>
        <w:r w:rsidR="00470BB1" w:rsidRPr="00470BB1" w:rsidDel="00747137">
          <w:rPr>
            <w:rFonts w:hint="eastAsia"/>
          </w:rPr>
          <w:delText>/</w:delText>
        </w:r>
        <w:r w:rsidR="00470BB1" w:rsidRPr="00470BB1" w:rsidDel="00747137">
          <w:rPr>
            <w:rFonts w:hint="eastAsia"/>
          </w:rPr>
          <w:delText>稽核</w:delText>
        </w:r>
        <w:r w:rsidR="00470BB1" w:rsidRPr="00470BB1" w:rsidDel="00747137">
          <w:rPr>
            <w:rFonts w:hint="eastAsia"/>
          </w:rPr>
          <w:delText>/</w:delText>
        </w:r>
        <w:r w:rsidR="00470BB1" w:rsidRPr="00470BB1" w:rsidDel="00747137">
          <w:rPr>
            <w:rFonts w:hint="eastAsia"/>
          </w:rPr>
          <w:delText>仲裁</w:delText>
        </w:r>
        <w:r w:rsidRPr="00962281" w:rsidDel="00747137">
          <w:rPr>
            <w:rFonts w:hint="eastAsia"/>
          </w:rPr>
          <w:delText>；</w:delText>
        </w:r>
      </w:del>
    </w:p>
    <w:p w14:paraId="3CC4D48B" w14:textId="0B55E0EC" w:rsidR="008212E4" w:rsidRPr="00962281" w:rsidRDefault="008212E4" w:rsidP="00747137">
      <w:pPr>
        <w:spacing w:line="360" w:lineRule="auto"/>
        <w:ind w:firstLine="360"/>
        <w:pPrChange w:id="866" w:author="tianlong" w:date="2016-08-05T12:37:00Z">
          <w:pPr>
            <w:pStyle w:val="af1"/>
            <w:numPr>
              <w:numId w:val="4"/>
            </w:numPr>
            <w:spacing w:line="360" w:lineRule="auto"/>
            <w:ind w:left="844" w:firstLineChars="0" w:hanging="420"/>
          </w:pPr>
        </w:pPrChange>
      </w:pPr>
      <w:del w:id="867" w:author="tianlong" w:date="2016-08-05T12:37:00Z">
        <w:r w:rsidRPr="00962281" w:rsidDel="00747137">
          <w:rPr>
            <w:rFonts w:hint="eastAsia"/>
          </w:rPr>
          <w:delText>“</w:delText>
        </w:r>
        <w:r w:rsidR="00470BB1" w:rsidDel="00747137">
          <w:delText>3</w:delText>
        </w:r>
        <w:r w:rsidRPr="00962281" w:rsidDel="00747137">
          <w:rPr>
            <w:rFonts w:hint="eastAsia"/>
          </w:rPr>
          <w:delText>个</w:delText>
        </w:r>
        <w:r w:rsidR="00470BB1" w:rsidDel="00747137">
          <w:rPr>
            <w:rFonts w:hint="eastAsia"/>
          </w:rPr>
          <w:delText>处理</w:delText>
        </w:r>
        <w:r w:rsidRPr="00962281" w:rsidDel="00747137">
          <w:rPr>
            <w:rFonts w:hint="eastAsia"/>
          </w:rPr>
          <w:delText>”：</w:delText>
        </w:r>
        <w:r w:rsidR="00470BB1" w:rsidDel="00747137">
          <w:rPr>
            <w:rFonts w:hint="eastAsia"/>
          </w:rPr>
          <w:delText>监察案件处理</w:delText>
        </w:r>
        <w:r w:rsidR="00470BB1" w:rsidDel="00747137">
          <w:delText>、</w:delText>
        </w:r>
        <w:r w:rsidR="00470BB1" w:rsidDel="00747137">
          <w:rPr>
            <w:rFonts w:hint="eastAsia"/>
          </w:rPr>
          <w:delText>稽核</w:delText>
        </w:r>
        <w:r w:rsidR="00470BB1" w:rsidDel="00747137">
          <w:delText>案件处理、仲裁案件处理</w:delText>
        </w:r>
        <w:r w:rsidR="00470BB1" w:rsidDel="00747137">
          <w:rPr>
            <w:rFonts w:hint="eastAsia"/>
          </w:rPr>
          <w:delText>。</w:delText>
        </w:r>
      </w:del>
    </w:p>
    <w:p w14:paraId="2ACDACAE" w14:textId="20219420" w:rsidR="008212E4" w:rsidRDefault="008212E4" w:rsidP="006801E2">
      <w:pPr>
        <w:pStyle w:val="1"/>
        <w:spacing w:line="360" w:lineRule="auto"/>
      </w:pPr>
      <w:bookmarkStart w:id="868" w:name="_Toc451936671"/>
      <w:r>
        <w:rPr>
          <w:rFonts w:hint="eastAsia"/>
        </w:rPr>
        <w:lastRenderedPageBreak/>
        <w:t>预期的成果</w:t>
      </w:r>
      <w:bookmarkEnd w:id="868"/>
    </w:p>
    <w:p w14:paraId="2F6662FB" w14:textId="77777777" w:rsidR="008212E4" w:rsidRDefault="008212E4" w:rsidP="004E0E01">
      <w:pPr>
        <w:pStyle w:val="2"/>
      </w:pPr>
      <w:bookmarkStart w:id="869" w:name="_Toc451936672"/>
      <w:r>
        <w:rPr>
          <w:rFonts w:hint="eastAsia"/>
        </w:rPr>
        <w:t>研究</w:t>
      </w:r>
      <w:commentRangeStart w:id="870"/>
      <w:r>
        <w:rPr>
          <w:rFonts w:hint="eastAsia"/>
        </w:rPr>
        <w:t>成果</w:t>
      </w:r>
      <w:bookmarkEnd w:id="869"/>
      <w:commentRangeEnd w:id="870"/>
      <w:r w:rsidR="006F5589">
        <w:rPr>
          <w:rStyle w:val="affb"/>
          <w:rFonts w:ascii="Times New Roman" w:eastAsia="宋体" w:hAnsi="Times New Roman"/>
          <w:b w:val="0"/>
        </w:rPr>
        <w:commentReference w:id="870"/>
      </w:r>
    </w:p>
    <w:p w14:paraId="4AB72D3E" w14:textId="0AA29DE8" w:rsidR="000D78D8" w:rsidDel="006F5589" w:rsidRDefault="002520ED" w:rsidP="002520ED">
      <w:pPr>
        <w:pStyle w:val="a1"/>
        <w:spacing w:line="360" w:lineRule="auto"/>
        <w:ind w:left="567" w:firstLineChars="0" w:firstLine="0"/>
        <w:rPr>
          <w:del w:id="871" w:author="tianlong" w:date="2016-08-05T12:38:00Z"/>
        </w:rPr>
      </w:pPr>
      <w:del w:id="872" w:author="tianlong" w:date="2016-08-05T12:38:00Z">
        <w:r w:rsidDel="006F5589">
          <w:rPr>
            <w:rFonts w:hint="eastAsia"/>
          </w:rPr>
          <w:delText>预计</w:delText>
        </w:r>
        <w:r w:rsidDel="006F5589">
          <w:delText>的可能成果</w:delText>
        </w:r>
      </w:del>
    </w:p>
    <w:p w14:paraId="66371FEF" w14:textId="267752FB" w:rsidR="008212E4" w:rsidRDefault="000D78D8" w:rsidP="002520ED">
      <w:pPr>
        <w:pStyle w:val="a1"/>
        <w:spacing w:line="360" w:lineRule="auto"/>
        <w:ind w:left="567" w:firstLineChars="0" w:firstLine="0"/>
      </w:pPr>
      <w:r>
        <w:rPr>
          <w:rFonts w:hint="eastAsia"/>
        </w:rPr>
        <w:t>实现</w:t>
      </w:r>
      <w:r>
        <w:t>以下开发目标：</w:t>
      </w:r>
    </w:p>
    <w:p w14:paraId="121797F2" w14:textId="77777777" w:rsidR="00415EBF" w:rsidRDefault="00415EBF" w:rsidP="00415EBF">
      <w:pPr>
        <w:pStyle w:val="af1"/>
        <w:numPr>
          <w:ilvl w:val="0"/>
          <w:numId w:val="20"/>
        </w:numPr>
        <w:spacing w:line="360" w:lineRule="auto"/>
        <w:ind w:firstLineChars="0"/>
      </w:pPr>
      <w:r>
        <w:rPr>
          <w:rFonts w:hint="eastAsia"/>
        </w:rPr>
        <w:t>实现实现</w:t>
      </w:r>
      <w:r>
        <w:t>与调试器</w:t>
      </w:r>
      <w:r>
        <w:rPr>
          <w:rFonts w:hint="eastAsia"/>
        </w:rPr>
        <w:t>的JDWP协议</w:t>
      </w:r>
      <w:r>
        <w:t>交互</w:t>
      </w:r>
      <w:r>
        <w:rPr>
          <w:rFonts w:hint="eastAsia"/>
        </w:rPr>
        <w:t>；</w:t>
      </w:r>
    </w:p>
    <w:p w14:paraId="2E2CE4F9" w14:textId="77777777" w:rsidR="00415EBF" w:rsidRPr="00AF1FDE" w:rsidRDefault="00415EBF" w:rsidP="00415EBF">
      <w:pPr>
        <w:pStyle w:val="af1"/>
        <w:numPr>
          <w:ilvl w:val="0"/>
          <w:numId w:val="20"/>
        </w:numPr>
        <w:spacing w:line="360" w:lineRule="auto"/>
        <w:ind w:firstLineChars="0"/>
        <w:rPr>
          <w:szCs w:val="24"/>
        </w:rPr>
      </w:pPr>
      <w:r>
        <w:t>实现</w:t>
      </w:r>
      <w:r>
        <w:rPr>
          <w:rFonts w:hint="eastAsia"/>
        </w:rPr>
        <w:t>JCRE的J</w:t>
      </w:r>
      <w:r>
        <w:t>ava源码级调试</w:t>
      </w:r>
      <w:r>
        <w:rPr>
          <w:rFonts w:hint="eastAsia"/>
        </w:rPr>
        <w:t>；</w:t>
      </w:r>
    </w:p>
    <w:p w14:paraId="0B58F7EE" w14:textId="77777777" w:rsidR="00415EBF" w:rsidRPr="00AF1FDE" w:rsidRDefault="00415EBF" w:rsidP="00415EBF">
      <w:pPr>
        <w:pStyle w:val="af1"/>
        <w:numPr>
          <w:ilvl w:val="0"/>
          <w:numId w:val="20"/>
        </w:numPr>
        <w:spacing w:line="360" w:lineRule="auto"/>
        <w:ind w:firstLineChars="0"/>
        <w:rPr>
          <w:szCs w:val="24"/>
        </w:rPr>
      </w:pPr>
      <w:r>
        <w:rPr>
          <w:rFonts w:hint="eastAsia"/>
        </w:rPr>
        <w:t>实现J</w:t>
      </w:r>
      <w:r>
        <w:t>avaCard</w:t>
      </w:r>
      <w:r>
        <w:rPr>
          <w:rFonts w:hint="eastAsia"/>
        </w:rPr>
        <w:t>应用</w:t>
      </w:r>
      <w:r>
        <w:t>的</w:t>
      </w:r>
      <w:r>
        <w:rPr>
          <w:rFonts w:hint="eastAsia"/>
        </w:rPr>
        <w:t>J</w:t>
      </w:r>
      <w:r>
        <w:t>ava源码级</w:t>
      </w:r>
      <w:r>
        <w:rPr>
          <w:rFonts w:hint="eastAsia"/>
        </w:rPr>
        <w:t>调试；</w:t>
      </w:r>
    </w:p>
    <w:p w14:paraId="6F2C2645" w14:textId="77777777" w:rsidR="00415EBF" w:rsidRPr="00F64D05" w:rsidRDefault="00415EBF" w:rsidP="00415EBF">
      <w:pPr>
        <w:pStyle w:val="af1"/>
        <w:numPr>
          <w:ilvl w:val="0"/>
          <w:numId w:val="20"/>
        </w:numPr>
        <w:spacing w:line="360" w:lineRule="auto"/>
        <w:ind w:firstLineChars="0"/>
        <w:rPr>
          <w:szCs w:val="24"/>
        </w:rPr>
      </w:pPr>
      <w:r>
        <w:t>调试组件的动态管理。</w:t>
      </w:r>
    </w:p>
    <w:p w14:paraId="15C35AAB" w14:textId="0CD7C67A" w:rsidR="000D78D8" w:rsidRPr="000D78D8" w:rsidRDefault="000D78D8" w:rsidP="000D78D8">
      <w:pPr>
        <w:pStyle w:val="af1"/>
        <w:numPr>
          <w:ilvl w:val="0"/>
          <w:numId w:val="20"/>
        </w:numPr>
        <w:spacing w:line="360" w:lineRule="auto"/>
        <w:ind w:firstLineChars="0"/>
        <w:rPr>
          <w:szCs w:val="24"/>
        </w:rPr>
      </w:pPr>
      <w:r w:rsidRPr="000D78D8">
        <w:rPr>
          <w:rFonts w:hint="eastAsia"/>
          <w:szCs w:val="24"/>
          <w:highlight w:val="yellow"/>
        </w:rPr>
        <w:t>应用</w:t>
      </w:r>
      <w:r w:rsidRPr="000D78D8">
        <w:rPr>
          <w:szCs w:val="24"/>
          <w:highlight w:val="yellow"/>
        </w:rPr>
        <w:t>一个</w:t>
      </w:r>
      <w:r w:rsidRPr="000D78D8">
        <w:rPr>
          <w:rFonts w:hint="eastAsia"/>
          <w:szCs w:val="24"/>
          <w:highlight w:val="yellow"/>
        </w:rPr>
        <w:t>程序</w:t>
      </w:r>
      <w:r w:rsidRPr="000D78D8">
        <w:rPr>
          <w:szCs w:val="24"/>
          <w:highlight w:val="yellow"/>
        </w:rPr>
        <w:t>实例</w:t>
      </w:r>
      <w:r w:rsidRPr="000D78D8">
        <w:rPr>
          <w:rFonts w:hint="eastAsia"/>
          <w:szCs w:val="24"/>
          <w:highlight w:val="yellow"/>
        </w:rPr>
        <w:t>验证J</w:t>
      </w:r>
      <w:r w:rsidRPr="000D78D8">
        <w:rPr>
          <w:szCs w:val="24"/>
          <w:highlight w:val="yellow"/>
        </w:rPr>
        <w:t>avaCard</w:t>
      </w:r>
      <w:r w:rsidRPr="000D78D8">
        <w:rPr>
          <w:rFonts w:hint="eastAsia"/>
          <w:szCs w:val="24"/>
          <w:highlight w:val="yellow"/>
        </w:rPr>
        <w:t>应用</w:t>
      </w:r>
      <w:r w:rsidRPr="000D78D8">
        <w:rPr>
          <w:szCs w:val="24"/>
          <w:highlight w:val="yellow"/>
        </w:rPr>
        <w:t>调试</w:t>
      </w:r>
      <w:r w:rsidRPr="000D78D8">
        <w:rPr>
          <w:rFonts w:hint="eastAsia"/>
          <w:szCs w:val="24"/>
          <w:highlight w:val="yellow"/>
        </w:rPr>
        <w:t>系统</w:t>
      </w:r>
      <w:r w:rsidRPr="000D78D8">
        <w:rPr>
          <w:szCs w:val="24"/>
          <w:highlight w:val="yellow"/>
        </w:rPr>
        <w:t>的有效性</w:t>
      </w:r>
      <w:r w:rsidRPr="000D78D8">
        <w:rPr>
          <w:rFonts w:hint="eastAsia"/>
          <w:szCs w:val="24"/>
          <w:highlight w:val="yellow"/>
        </w:rPr>
        <w:t>和</w:t>
      </w:r>
      <w:r w:rsidRPr="000D78D8">
        <w:rPr>
          <w:szCs w:val="24"/>
          <w:highlight w:val="yellow"/>
        </w:rPr>
        <w:t>稳定性。</w:t>
      </w:r>
    </w:p>
    <w:p w14:paraId="0F7B8F02" w14:textId="22C4FF67" w:rsidR="00415EBF" w:rsidRPr="000D78D8" w:rsidDel="006B5321" w:rsidRDefault="00415EBF" w:rsidP="002520ED">
      <w:pPr>
        <w:pStyle w:val="a1"/>
        <w:spacing w:line="360" w:lineRule="auto"/>
        <w:ind w:left="567" w:firstLineChars="0" w:firstLine="0"/>
        <w:rPr>
          <w:del w:id="873" w:author="tianlong" w:date="2016-08-05T12:37:00Z"/>
        </w:rPr>
      </w:pPr>
    </w:p>
    <w:p w14:paraId="28DBEADF" w14:textId="25003135" w:rsidR="00F6410C" w:rsidRPr="000D78D8" w:rsidDel="006B5321" w:rsidRDefault="00F6410C" w:rsidP="002520ED">
      <w:pPr>
        <w:pStyle w:val="a1"/>
        <w:spacing w:line="360" w:lineRule="auto"/>
        <w:ind w:left="567" w:firstLineChars="0" w:firstLine="0"/>
        <w:rPr>
          <w:del w:id="874" w:author="tianlong" w:date="2016-08-05T12:37:00Z"/>
        </w:rPr>
      </w:pPr>
    </w:p>
    <w:p w14:paraId="6BD1106D" w14:textId="77777777" w:rsidR="008212E4" w:rsidRDefault="008212E4" w:rsidP="004E0E01">
      <w:pPr>
        <w:pStyle w:val="2"/>
      </w:pPr>
      <w:bookmarkStart w:id="875" w:name="_Toc451936673"/>
      <w:r>
        <w:rPr>
          <w:rFonts w:hint="eastAsia"/>
        </w:rPr>
        <w:t>技术指标</w:t>
      </w:r>
      <w:bookmarkEnd w:id="875"/>
    </w:p>
    <w:p w14:paraId="28176663" w14:textId="45D69A4E" w:rsidR="00741AD3" w:rsidRPr="00CE36D4" w:rsidRDefault="00741AD3" w:rsidP="00741AD3">
      <w:pPr>
        <w:pStyle w:val="af1"/>
        <w:numPr>
          <w:ilvl w:val="0"/>
          <w:numId w:val="7"/>
        </w:numPr>
        <w:ind w:firstLineChars="0"/>
      </w:pPr>
      <w:r>
        <w:rPr>
          <w:rFonts w:hint="eastAsia"/>
        </w:rPr>
        <w:t>精度性</w:t>
      </w:r>
      <w:r>
        <w:t>要求</w:t>
      </w:r>
      <w:r>
        <w:rPr>
          <w:rFonts w:hint="eastAsia"/>
        </w:rPr>
        <w:t>：能够准确显示虚拟机的运行状态、变量值和方法栈结构。</w:t>
      </w:r>
    </w:p>
    <w:p w14:paraId="4D13B0E0" w14:textId="214095A4" w:rsidR="004B3897" w:rsidRPr="00CE36D4" w:rsidRDefault="004B3897" w:rsidP="004B3897">
      <w:pPr>
        <w:pStyle w:val="af1"/>
        <w:numPr>
          <w:ilvl w:val="0"/>
          <w:numId w:val="7"/>
        </w:numPr>
        <w:ind w:firstLineChars="0"/>
      </w:pPr>
      <w:r>
        <w:rPr>
          <w:rFonts w:hint="eastAsia"/>
        </w:rPr>
        <w:t>时间</w:t>
      </w:r>
      <w:r>
        <w:t>特性</w:t>
      </w:r>
      <w:r>
        <w:rPr>
          <w:rFonts w:hint="eastAsia"/>
        </w:rPr>
        <w:t>要求</w:t>
      </w:r>
      <w:r>
        <w:t>：</w:t>
      </w:r>
      <w:r>
        <w:rPr>
          <w:rFonts w:hint="eastAsia"/>
        </w:rPr>
        <w:t>虚拟机以调试方式运行时没有明显的处理等待。</w:t>
      </w:r>
    </w:p>
    <w:p w14:paraId="69756CC0" w14:textId="7E3F4AB5" w:rsidR="00741AD3" w:rsidRPr="00FB5556" w:rsidRDefault="00822051" w:rsidP="003C290D">
      <w:pPr>
        <w:pStyle w:val="my"/>
        <w:numPr>
          <w:ilvl w:val="0"/>
          <w:numId w:val="7"/>
        </w:numPr>
        <w:ind w:firstLineChars="0"/>
      </w:pPr>
      <w:r>
        <w:rPr>
          <w:rFonts w:hint="eastAsia"/>
        </w:rPr>
        <w:t>灵活度</w:t>
      </w:r>
      <w:r>
        <w:t>特性要求：</w:t>
      </w:r>
      <w:r>
        <w:rPr>
          <w:rFonts w:hint="eastAsia"/>
        </w:rPr>
        <w:t>当虚拟机结构修改时尽量减少对调试功能的影响。</w:t>
      </w:r>
    </w:p>
    <w:p w14:paraId="635B20EA" w14:textId="6A1C5535" w:rsidR="00822051" w:rsidRPr="00CE36D4" w:rsidRDefault="00822051" w:rsidP="00822051">
      <w:pPr>
        <w:pStyle w:val="af1"/>
        <w:numPr>
          <w:ilvl w:val="0"/>
          <w:numId w:val="7"/>
        </w:numPr>
        <w:ind w:firstLineChars="0"/>
      </w:pPr>
      <w:r>
        <w:rPr>
          <w:rFonts w:hint="eastAsia"/>
        </w:rPr>
        <w:t>可靠性</w:t>
      </w:r>
      <w:r>
        <w:t>要求：</w:t>
      </w:r>
      <w:r>
        <w:rPr>
          <w:rFonts w:hint="eastAsia"/>
        </w:rPr>
        <w:t>运行过程中不会因为调试信息处理而导致系统异常退出。</w:t>
      </w:r>
    </w:p>
    <w:p w14:paraId="7F84057D" w14:textId="0743480C" w:rsidR="00822051" w:rsidRDefault="00822051" w:rsidP="003C290D">
      <w:pPr>
        <w:pStyle w:val="my"/>
        <w:numPr>
          <w:ilvl w:val="0"/>
          <w:numId w:val="7"/>
        </w:numPr>
        <w:ind w:firstLineChars="0"/>
      </w:pPr>
      <w:r>
        <w:rPr>
          <w:rFonts w:hint="eastAsia"/>
        </w:rPr>
        <w:t>故障</w:t>
      </w:r>
      <w:r>
        <w:t>处理、灾难恢复</w:t>
      </w:r>
      <w:r>
        <w:rPr>
          <w:rFonts w:hint="eastAsia"/>
        </w:rPr>
        <w:t>性</w:t>
      </w:r>
      <w:r>
        <w:t>要求：</w:t>
      </w:r>
      <w:r>
        <w:rPr>
          <w:rFonts w:hint="eastAsia"/>
        </w:rPr>
        <w:t>当系统没有响应时使用进程管理器结束本系统启动的进程，之后再重新启动本系统</w:t>
      </w:r>
    </w:p>
    <w:p w14:paraId="3FCB96C5" w14:textId="4529FCED" w:rsidR="008212E4" w:rsidRPr="00822051" w:rsidDel="006B5321" w:rsidRDefault="00822051" w:rsidP="003C290D">
      <w:pPr>
        <w:pStyle w:val="my"/>
        <w:numPr>
          <w:ilvl w:val="0"/>
          <w:numId w:val="7"/>
        </w:numPr>
        <w:ind w:firstLineChars="0"/>
        <w:rPr>
          <w:del w:id="876" w:author="tianlong" w:date="2016-08-05T12:37:00Z"/>
          <w:i/>
        </w:rPr>
      </w:pPr>
      <w:del w:id="877" w:author="tianlong" w:date="2016-08-05T12:37:00Z">
        <w:r w:rsidRPr="00822051" w:rsidDel="006B5321">
          <w:rPr>
            <w:rFonts w:hint="eastAsia"/>
            <w:i/>
          </w:rPr>
          <w:delText>可靠性</w:delText>
        </w:r>
        <w:r w:rsidRPr="00822051" w:rsidDel="006B5321">
          <w:rPr>
            <w:i/>
          </w:rPr>
          <w:delText>要求：</w:delText>
        </w:r>
        <w:r w:rsidR="008212E4" w:rsidRPr="00822051" w:rsidDel="006B5321">
          <w:rPr>
            <w:i/>
          </w:rPr>
          <w:delText>系统平台性能</w:delText>
        </w:r>
        <w:r w:rsidR="008212E4" w:rsidRPr="00822051" w:rsidDel="006B5321">
          <w:rPr>
            <w:rFonts w:hint="eastAsia"/>
            <w:i/>
          </w:rPr>
          <w:delText>：</w:delText>
        </w:r>
        <w:r w:rsidR="008212E4" w:rsidRPr="00822051" w:rsidDel="006B5321">
          <w:rPr>
            <w:i/>
          </w:rPr>
          <w:delText>要求采用通用性好的计算机系统、安全可靠的操作系统以及大型数据库系统，保证系统良好的性能。</w:delText>
        </w:r>
      </w:del>
    </w:p>
    <w:p w14:paraId="0063CDC0" w14:textId="068BC315" w:rsidR="008212E4" w:rsidRPr="00822051" w:rsidDel="006B5321" w:rsidRDefault="008212E4" w:rsidP="003C290D">
      <w:pPr>
        <w:pStyle w:val="my"/>
        <w:numPr>
          <w:ilvl w:val="0"/>
          <w:numId w:val="7"/>
        </w:numPr>
        <w:ind w:firstLineChars="0"/>
        <w:rPr>
          <w:del w:id="878" w:author="tianlong" w:date="2016-08-05T12:37:00Z"/>
          <w:i/>
        </w:rPr>
      </w:pPr>
      <w:del w:id="879" w:author="tianlong" w:date="2016-08-05T12:37:00Z">
        <w:r w:rsidRPr="00822051" w:rsidDel="006B5321">
          <w:rPr>
            <w:i/>
          </w:rPr>
          <w:delText>应用支撑平台性能</w:delText>
        </w:r>
        <w:r w:rsidRPr="00822051" w:rsidDel="006B5321">
          <w:rPr>
            <w:rFonts w:hint="eastAsia"/>
            <w:i/>
          </w:rPr>
          <w:delText>：</w:delText>
        </w:r>
        <w:r w:rsidRPr="00822051" w:rsidDel="006B5321">
          <w:rPr>
            <w:i/>
          </w:rPr>
          <w:delText>要求应用支撑平台为业务应用系统的开发和运行提供技术支撑，并具有灵活的可扩充性和高度的可配置管理性。</w:delText>
        </w:r>
      </w:del>
    </w:p>
    <w:p w14:paraId="0FD8EB7C" w14:textId="7159B57D" w:rsidR="008212E4" w:rsidRPr="00822051" w:rsidDel="006B5321" w:rsidRDefault="008212E4" w:rsidP="003C290D">
      <w:pPr>
        <w:pStyle w:val="my"/>
        <w:numPr>
          <w:ilvl w:val="0"/>
          <w:numId w:val="7"/>
        </w:numPr>
        <w:ind w:firstLineChars="0"/>
        <w:rPr>
          <w:del w:id="880" w:author="tianlong" w:date="2016-08-05T12:37:00Z"/>
          <w:i/>
        </w:rPr>
      </w:pPr>
      <w:del w:id="881" w:author="tianlong" w:date="2016-08-05T12:37:00Z">
        <w:r w:rsidRPr="00822051" w:rsidDel="006B5321">
          <w:rPr>
            <w:i/>
          </w:rPr>
          <w:delText>应用系统性能</w:delText>
        </w:r>
        <w:r w:rsidRPr="00822051" w:rsidDel="006B5321">
          <w:rPr>
            <w:rFonts w:hint="eastAsia"/>
            <w:i/>
          </w:rPr>
          <w:delText>：</w:delText>
        </w:r>
        <w:r w:rsidRPr="00822051" w:rsidDel="006B5321">
          <w:rPr>
            <w:i/>
          </w:rPr>
          <w:delText>应用系统应满足用户的要求，稳定、可靠、实用。人机界面友好，输出、输入方便，图表生成灵活美观，检索、查询简单快捷。</w:delText>
        </w:r>
      </w:del>
    </w:p>
    <w:p w14:paraId="0FCEB863" w14:textId="5BD38A71" w:rsidR="008212E4" w:rsidRPr="00822051" w:rsidDel="006B5321" w:rsidRDefault="008212E4" w:rsidP="003C290D">
      <w:pPr>
        <w:pStyle w:val="my"/>
        <w:numPr>
          <w:ilvl w:val="0"/>
          <w:numId w:val="7"/>
        </w:numPr>
        <w:ind w:firstLineChars="0"/>
        <w:rPr>
          <w:del w:id="882" w:author="tianlong" w:date="2016-08-05T12:37:00Z"/>
          <w:i/>
        </w:rPr>
      </w:pPr>
      <w:del w:id="883" w:author="tianlong" w:date="2016-08-05T12:37:00Z">
        <w:r w:rsidRPr="00822051" w:rsidDel="006B5321">
          <w:rPr>
            <w:rFonts w:hint="eastAsia"/>
            <w:i/>
          </w:rPr>
          <w:delText>支持最高</w:delText>
        </w:r>
        <w:r w:rsidRPr="00822051" w:rsidDel="006B5321">
          <w:rPr>
            <w:rFonts w:hint="eastAsia"/>
            <w:i/>
          </w:rPr>
          <w:delText>500</w:delText>
        </w:r>
        <w:r w:rsidRPr="00822051" w:rsidDel="006B5321">
          <w:rPr>
            <w:rFonts w:hint="eastAsia"/>
            <w:i/>
          </w:rPr>
          <w:delText>个并发用户，正常</w:delText>
        </w:r>
        <w:r w:rsidRPr="00822051" w:rsidDel="006B5321">
          <w:rPr>
            <w:rFonts w:hint="eastAsia"/>
            <w:i/>
          </w:rPr>
          <w:delText>2</w:delText>
        </w:r>
        <w:r w:rsidRPr="00822051" w:rsidDel="006B5321">
          <w:rPr>
            <w:i/>
          </w:rPr>
          <w:delText>00</w:delText>
        </w:r>
        <w:r w:rsidRPr="00822051" w:rsidDel="006B5321">
          <w:rPr>
            <w:rFonts w:hint="eastAsia"/>
            <w:i/>
          </w:rPr>
          <w:delText>个并发用户的性能要求；统登录时间不大于</w:delText>
        </w:r>
        <w:r w:rsidRPr="00822051" w:rsidDel="006B5321">
          <w:rPr>
            <w:i/>
          </w:rPr>
          <w:delText>2</w:delText>
        </w:r>
        <w:r w:rsidRPr="00822051" w:rsidDel="006B5321">
          <w:rPr>
            <w:rFonts w:hint="eastAsia"/>
            <w:i/>
          </w:rPr>
          <w:delText>秒，通过率达到</w:delText>
        </w:r>
        <w:r w:rsidRPr="00822051" w:rsidDel="006B5321">
          <w:rPr>
            <w:i/>
          </w:rPr>
          <w:delText>100%</w:delText>
        </w:r>
        <w:r w:rsidRPr="00822051" w:rsidDel="006B5321">
          <w:rPr>
            <w:rFonts w:hint="eastAsia"/>
            <w:i/>
          </w:rPr>
          <w:delText>；业务办理响应时间不得大于</w:delText>
        </w:r>
        <w:r w:rsidRPr="00822051" w:rsidDel="006B5321">
          <w:rPr>
            <w:rFonts w:hint="eastAsia"/>
            <w:i/>
          </w:rPr>
          <w:delText>3</w:delText>
        </w:r>
        <w:r w:rsidRPr="00822051" w:rsidDel="006B5321">
          <w:rPr>
            <w:rFonts w:hint="eastAsia"/>
            <w:i/>
          </w:rPr>
          <w:delText>秒，统计查询响应时间不得大于</w:delText>
        </w:r>
        <w:r w:rsidRPr="00822051" w:rsidDel="006B5321">
          <w:rPr>
            <w:rFonts w:hint="eastAsia"/>
            <w:i/>
          </w:rPr>
          <w:delText>5</w:delText>
        </w:r>
        <w:r w:rsidRPr="00822051" w:rsidDel="006B5321">
          <w:rPr>
            <w:rFonts w:hint="eastAsia"/>
            <w:i/>
          </w:rPr>
          <w:delText>秒。</w:delText>
        </w:r>
      </w:del>
    </w:p>
    <w:p w14:paraId="088462A0" w14:textId="02E42DD9" w:rsidR="008212E4" w:rsidRPr="00822051" w:rsidDel="006B5321" w:rsidRDefault="008212E4" w:rsidP="003C290D">
      <w:pPr>
        <w:pStyle w:val="my"/>
        <w:numPr>
          <w:ilvl w:val="0"/>
          <w:numId w:val="7"/>
        </w:numPr>
        <w:ind w:firstLineChars="0"/>
        <w:rPr>
          <w:del w:id="884" w:author="tianlong" w:date="2016-08-05T12:37:00Z"/>
          <w:i/>
        </w:rPr>
      </w:pPr>
      <w:del w:id="885" w:author="tianlong" w:date="2016-08-05T12:37:00Z">
        <w:r w:rsidRPr="00822051" w:rsidDel="006B5321">
          <w:rPr>
            <w:rFonts w:hint="eastAsia"/>
            <w:i/>
          </w:rPr>
          <w:delText>支持年数据量</w:delText>
        </w:r>
        <w:r w:rsidRPr="00822051" w:rsidDel="006B5321">
          <w:rPr>
            <w:rFonts w:hint="eastAsia"/>
            <w:i/>
          </w:rPr>
          <w:delText>150G</w:delText>
        </w:r>
        <w:r w:rsidRPr="00822051" w:rsidDel="006B5321">
          <w:rPr>
            <w:i/>
          </w:rPr>
          <w:delText>B</w:delText>
        </w:r>
        <w:r w:rsidRPr="00822051" w:rsidDel="006B5321">
          <w:rPr>
            <w:rFonts w:hint="eastAsia"/>
            <w:i/>
          </w:rPr>
          <w:delText>的数据量。</w:delText>
        </w:r>
      </w:del>
    </w:p>
    <w:p w14:paraId="59C843AF" w14:textId="60D6D248" w:rsidR="008212E4" w:rsidRPr="00822051" w:rsidDel="006B5321" w:rsidRDefault="008212E4" w:rsidP="003C290D">
      <w:pPr>
        <w:pStyle w:val="my"/>
        <w:numPr>
          <w:ilvl w:val="0"/>
          <w:numId w:val="7"/>
        </w:numPr>
        <w:ind w:firstLineChars="0"/>
        <w:rPr>
          <w:del w:id="886" w:author="tianlong" w:date="2016-08-05T12:37:00Z"/>
          <w:i/>
        </w:rPr>
      </w:pPr>
      <w:del w:id="887" w:author="tianlong" w:date="2016-08-05T12:37:00Z">
        <w:r w:rsidRPr="00822051" w:rsidDel="006B5321">
          <w:rPr>
            <w:i/>
          </w:rPr>
          <w:delText>安全性能</w:delText>
        </w:r>
        <w:r w:rsidRPr="00822051" w:rsidDel="006B5321">
          <w:rPr>
            <w:rFonts w:hint="eastAsia"/>
            <w:i/>
          </w:rPr>
          <w:delText>：</w:delText>
        </w:r>
        <w:r w:rsidRPr="00822051" w:rsidDel="006B5321">
          <w:rPr>
            <w:i/>
          </w:rPr>
          <w:delText>按照信息密级，在不同的信息安全域实施相应的安全等级保护；对不同安全等级的信息，通过身份认证和访问控制，实现授权访问；同时整个系统具备数据备份、恢复和应急响应等功能。</w:delText>
        </w:r>
      </w:del>
    </w:p>
    <w:p w14:paraId="72D97F5F" w14:textId="0D1BFEE0" w:rsidR="008212E4" w:rsidRPr="00822051" w:rsidDel="006B5321" w:rsidRDefault="008212E4" w:rsidP="003C290D">
      <w:pPr>
        <w:pStyle w:val="my"/>
        <w:numPr>
          <w:ilvl w:val="0"/>
          <w:numId w:val="7"/>
        </w:numPr>
        <w:ind w:firstLineChars="0"/>
        <w:rPr>
          <w:del w:id="888" w:author="tianlong" w:date="2016-08-05T12:37:00Z"/>
          <w:i/>
        </w:rPr>
      </w:pPr>
      <w:del w:id="889" w:author="tianlong" w:date="2016-08-05T12:37:00Z">
        <w:r w:rsidRPr="00822051" w:rsidDel="006B5321">
          <w:rPr>
            <w:i/>
          </w:rPr>
          <w:delText>数据质量</w:delText>
        </w:r>
        <w:r w:rsidRPr="00822051" w:rsidDel="006B5321">
          <w:rPr>
            <w:rFonts w:hint="eastAsia"/>
            <w:i/>
          </w:rPr>
          <w:delText>：</w:delText>
        </w:r>
        <w:r w:rsidRPr="00822051" w:rsidDel="006B5321">
          <w:rPr>
            <w:i/>
          </w:rPr>
          <w:delText>系统数据应及时、准确、完整，能够满足汇总统计、制表制图、分析计算、模型测算等要求。</w:delText>
        </w:r>
      </w:del>
    </w:p>
    <w:p w14:paraId="405E0D1F" w14:textId="77777777" w:rsidR="00FF1622" w:rsidRDefault="00FF1622" w:rsidP="00FF1622">
      <w:pPr>
        <w:pStyle w:val="1"/>
      </w:pPr>
      <w:bookmarkStart w:id="890" w:name="_Toc429923716"/>
      <w:bookmarkStart w:id="891" w:name="_Toc451936674"/>
      <w:r>
        <w:rPr>
          <w:rFonts w:hint="eastAsia"/>
        </w:rPr>
        <w:t>论文工作计划</w:t>
      </w:r>
      <w:bookmarkEnd w:id="890"/>
      <w:bookmarkEnd w:id="891"/>
    </w:p>
    <w:p w14:paraId="732A2C8F" w14:textId="77777777" w:rsidR="00FF1622" w:rsidRPr="008F3814" w:rsidRDefault="00FF1622" w:rsidP="00FF1622">
      <w:pPr>
        <w:pStyle w:val="22"/>
      </w:pPr>
    </w:p>
    <w:tbl>
      <w:tblPr>
        <w:tblW w:w="8260" w:type="dxa"/>
        <w:tblInd w:w="93" w:type="dxa"/>
        <w:tblLook w:val="04A0" w:firstRow="1" w:lastRow="0" w:firstColumn="1" w:lastColumn="0" w:noHBand="0" w:noVBand="1"/>
      </w:tblPr>
      <w:tblGrid>
        <w:gridCol w:w="724"/>
        <w:gridCol w:w="3827"/>
        <w:gridCol w:w="1669"/>
        <w:gridCol w:w="2040"/>
      </w:tblGrid>
      <w:tr w:rsidR="00FF1622" w:rsidRPr="008F3814" w14:paraId="2AD27D3A" w14:textId="77777777" w:rsidTr="004E0E01">
        <w:trPr>
          <w:trHeight w:val="439"/>
          <w:tblHeader/>
        </w:trPr>
        <w:tc>
          <w:tcPr>
            <w:tcW w:w="72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3FC6309" w14:textId="77777777" w:rsidR="00FF1622" w:rsidRPr="008F3814" w:rsidRDefault="00FF1622" w:rsidP="004E0E01">
            <w:pPr>
              <w:widowControl/>
              <w:adjustRightInd/>
              <w:spacing w:line="240" w:lineRule="auto"/>
              <w:jc w:val="center"/>
              <w:textAlignment w:val="auto"/>
              <w:rPr>
                <w:rFonts w:ascii="宋体" w:hAnsi="宋体" w:cs="宋体"/>
                <w:b/>
                <w:bCs/>
                <w:color w:val="000000"/>
                <w:szCs w:val="24"/>
              </w:rPr>
            </w:pPr>
            <w:r w:rsidRPr="008F3814">
              <w:rPr>
                <w:rFonts w:ascii="宋体" w:hAnsi="宋体" w:cs="宋体" w:hint="eastAsia"/>
                <w:b/>
                <w:bCs/>
                <w:color w:val="000000"/>
                <w:szCs w:val="24"/>
              </w:rPr>
              <w:t>序号</w:t>
            </w:r>
          </w:p>
        </w:tc>
        <w:tc>
          <w:tcPr>
            <w:tcW w:w="3827" w:type="dxa"/>
            <w:tcBorders>
              <w:top w:val="single" w:sz="4" w:space="0" w:color="auto"/>
              <w:left w:val="nil"/>
              <w:bottom w:val="single" w:sz="4" w:space="0" w:color="auto"/>
              <w:right w:val="single" w:sz="4" w:space="0" w:color="auto"/>
            </w:tcBorders>
            <w:shd w:val="clear" w:color="000000" w:fill="C0C0C0"/>
            <w:vAlign w:val="center"/>
            <w:hideMark/>
          </w:tcPr>
          <w:p w14:paraId="7470181F" w14:textId="77777777" w:rsidR="00FF1622" w:rsidRPr="008F3814" w:rsidRDefault="00FF1622" w:rsidP="004E0E01">
            <w:pPr>
              <w:widowControl/>
              <w:adjustRightInd/>
              <w:spacing w:line="240" w:lineRule="auto"/>
              <w:jc w:val="center"/>
              <w:textAlignment w:val="auto"/>
              <w:rPr>
                <w:rFonts w:ascii="宋体" w:hAnsi="宋体" w:cs="宋体"/>
                <w:b/>
                <w:bCs/>
                <w:color w:val="000000"/>
                <w:szCs w:val="24"/>
              </w:rPr>
            </w:pPr>
            <w:r w:rsidRPr="008F3814">
              <w:rPr>
                <w:rFonts w:ascii="宋体" w:hAnsi="宋体" w:cs="宋体" w:hint="eastAsia"/>
                <w:b/>
                <w:bCs/>
                <w:color w:val="000000"/>
                <w:szCs w:val="24"/>
              </w:rPr>
              <w:t>工作任务</w:t>
            </w:r>
          </w:p>
        </w:tc>
        <w:tc>
          <w:tcPr>
            <w:tcW w:w="1669" w:type="dxa"/>
            <w:tcBorders>
              <w:top w:val="single" w:sz="4" w:space="0" w:color="auto"/>
              <w:left w:val="nil"/>
              <w:bottom w:val="single" w:sz="4" w:space="0" w:color="auto"/>
              <w:right w:val="single" w:sz="4" w:space="0" w:color="auto"/>
            </w:tcBorders>
            <w:shd w:val="clear" w:color="000000" w:fill="C0C0C0"/>
            <w:vAlign w:val="center"/>
            <w:hideMark/>
          </w:tcPr>
          <w:p w14:paraId="0B5A64E3" w14:textId="77777777" w:rsidR="00FF1622" w:rsidRPr="008F3814" w:rsidRDefault="00FF1622" w:rsidP="004E0E01">
            <w:pPr>
              <w:widowControl/>
              <w:adjustRightInd/>
              <w:spacing w:line="240" w:lineRule="auto"/>
              <w:jc w:val="center"/>
              <w:textAlignment w:val="auto"/>
              <w:rPr>
                <w:rFonts w:ascii="宋体" w:hAnsi="宋体" w:cs="宋体"/>
                <w:b/>
                <w:bCs/>
                <w:color w:val="000000"/>
                <w:szCs w:val="24"/>
              </w:rPr>
            </w:pPr>
            <w:r w:rsidRPr="008F3814">
              <w:rPr>
                <w:rFonts w:ascii="宋体" w:hAnsi="宋体" w:cs="宋体" w:hint="eastAsia"/>
                <w:b/>
                <w:bCs/>
                <w:color w:val="000000"/>
                <w:szCs w:val="24"/>
              </w:rPr>
              <w:t>计划开始时间</w:t>
            </w:r>
          </w:p>
        </w:tc>
        <w:tc>
          <w:tcPr>
            <w:tcW w:w="2040" w:type="dxa"/>
            <w:tcBorders>
              <w:top w:val="single" w:sz="4" w:space="0" w:color="auto"/>
              <w:left w:val="nil"/>
              <w:bottom w:val="single" w:sz="4" w:space="0" w:color="auto"/>
              <w:right w:val="single" w:sz="4" w:space="0" w:color="auto"/>
            </w:tcBorders>
            <w:shd w:val="clear" w:color="000000" w:fill="C0C0C0"/>
            <w:vAlign w:val="center"/>
            <w:hideMark/>
          </w:tcPr>
          <w:p w14:paraId="25DD0340" w14:textId="43AE93B6" w:rsidR="00FF1622" w:rsidRPr="008F3814" w:rsidRDefault="00FF1622" w:rsidP="004E0E01">
            <w:pPr>
              <w:widowControl/>
              <w:adjustRightInd/>
              <w:spacing w:line="240" w:lineRule="auto"/>
              <w:jc w:val="center"/>
              <w:textAlignment w:val="auto"/>
              <w:rPr>
                <w:rFonts w:ascii="宋体" w:hAnsi="宋体" w:cs="宋体"/>
                <w:b/>
                <w:bCs/>
                <w:color w:val="000000"/>
                <w:szCs w:val="24"/>
              </w:rPr>
            </w:pPr>
            <w:r w:rsidRPr="008F3814">
              <w:rPr>
                <w:rFonts w:ascii="宋体" w:hAnsi="宋体" w:cs="宋体" w:hint="eastAsia"/>
                <w:b/>
                <w:bCs/>
                <w:color w:val="000000"/>
                <w:szCs w:val="24"/>
              </w:rPr>
              <w:t>计划</w:t>
            </w:r>
            <w:r w:rsidR="00812C02">
              <w:rPr>
                <w:rFonts w:ascii="宋体" w:hAnsi="宋体" w:cs="宋体" w:hint="eastAsia"/>
                <w:b/>
                <w:bCs/>
                <w:color w:val="000000"/>
                <w:szCs w:val="24"/>
              </w:rPr>
              <w:t>用时</w:t>
            </w:r>
          </w:p>
        </w:tc>
      </w:tr>
      <w:tr w:rsidR="00FF1622" w:rsidRPr="008F3814" w14:paraId="72EAF0DC" w14:textId="77777777" w:rsidTr="004E0E01">
        <w:trPr>
          <w:trHeight w:val="439"/>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681ADEC7" w14:textId="77777777" w:rsidR="00FF1622" w:rsidRPr="008F3814" w:rsidRDefault="00FF1622" w:rsidP="004E0E01">
            <w:pPr>
              <w:widowControl/>
              <w:adjustRightInd/>
              <w:spacing w:line="240" w:lineRule="auto"/>
              <w:jc w:val="center"/>
              <w:textAlignment w:val="auto"/>
              <w:rPr>
                <w:rFonts w:ascii="宋体" w:hAnsi="宋体" w:cs="宋体"/>
                <w:color w:val="000000"/>
                <w:szCs w:val="24"/>
              </w:rPr>
            </w:pPr>
            <w:r w:rsidRPr="008F3814">
              <w:rPr>
                <w:rFonts w:ascii="宋体" w:hAnsi="宋体" w:cs="宋体" w:hint="eastAsia"/>
                <w:color w:val="000000"/>
                <w:szCs w:val="24"/>
              </w:rPr>
              <w:t>1</w:t>
            </w:r>
          </w:p>
        </w:tc>
        <w:tc>
          <w:tcPr>
            <w:tcW w:w="3827" w:type="dxa"/>
            <w:tcBorders>
              <w:top w:val="nil"/>
              <w:left w:val="nil"/>
              <w:bottom w:val="single" w:sz="4" w:space="0" w:color="auto"/>
              <w:right w:val="single" w:sz="4" w:space="0" w:color="auto"/>
            </w:tcBorders>
            <w:shd w:val="clear" w:color="auto" w:fill="auto"/>
            <w:vAlign w:val="center"/>
            <w:hideMark/>
          </w:tcPr>
          <w:p w14:paraId="69E167C9" w14:textId="77777777" w:rsidR="00FF1622" w:rsidRPr="008F3814" w:rsidRDefault="00FF1622" w:rsidP="004E0E01">
            <w:pPr>
              <w:widowControl/>
              <w:adjustRightInd/>
              <w:spacing w:line="240" w:lineRule="auto"/>
              <w:textAlignment w:val="auto"/>
              <w:rPr>
                <w:rFonts w:ascii="宋体" w:hAnsi="宋体" w:cs="宋体"/>
                <w:color w:val="000000"/>
                <w:szCs w:val="24"/>
              </w:rPr>
            </w:pPr>
            <w:r w:rsidRPr="008F3814">
              <w:rPr>
                <w:rFonts w:ascii="宋体" w:hAnsi="宋体" w:cs="宋体" w:hint="eastAsia"/>
                <w:color w:val="000000"/>
                <w:szCs w:val="24"/>
              </w:rPr>
              <w:t>确定论文题目，收集相关资料</w:t>
            </w:r>
          </w:p>
        </w:tc>
        <w:tc>
          <w:tcPr>
            <w:tcW w:w="1669" w:type="dxa"/>
            <w:tcBorders>
              <w:top w:val="nil"/>
              <w:left w:val="nil"/>
              <w:bottom w:val="single" w:sz="4" w:space="0" w:color="auto"/>
              <w:right w:val="single" w:sz="4" w:space="0" w:color="auto"/>
            </w:tcBorders>
            <w:shd w:val="clear" w:color="auto" w:fill="auto"/>
            <w:noWrap/>
            <w:vAlign w:val="center"/>
            <w:hideMark/>
          </w:tcPr>
          <w:p w14:paraId="07576EA7" w14:textId="76409E47" w:rsidR="00FF1622" w:rsidRPr="008F3814" w:rsidRDefault="00527301" w:rsidP="00812C02">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2</w:t>
            </w:r>
            <w:r>
              <w:rPr>
                <w:rFonts w:ascii="宋体" w:hAnsi="宋体" w:cs="宋体"/>
                <w:color w:val="000000"/>
                <w:szCs w:val="24"/>
              </w:rPr>
              <w:t>016</w:t>
            </w:r>
            <w:r>
              <w:rPr>
                <w:rFonts w:ascii="宋体" w:hAnsi="宋体" w:cs="宋体" w:hint="eastAsia"/>
                <w:color w:val="000000"/>
                <w:szCs w:val="24"/>
              </w:rPr>
              <w:t>年7月</w:t>
            </w:r>
          </w:p>
        </w:tc>
        <w:tc>
          <w:tcPr>
            <w:tcW w:w="2040" w:type="dxa"/>
            <w:tcBorders>
              <w:top w:val="nil"/>
              <w:left w:val="nil"/>
              <w:bottom w:val="single" w:sz="4" w:space="0" w:color="auto"/>
              <w:right w:val="single" w:sz="4" w:space="0" w:color="auto"/>
            </w:tcBorders>
            <w:shd w:val="clear" w:color="auto" w:fill="auto"/>
            <w:noWrap/>
            <w:vAlign w:val="center"/>
            <w:hideMark/>
          </w:tcPr>
          <w:p w14:paraId="403CADF9" w14:textId="35B59E54" w:rsidR="00FF1622" w:rsidRPr="008F3814" w:rsidRDefault="00812C02" w:rsidP="00FF1622">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1个月</w:t>
            </w:r>
          </w:p>
        </w:tc>
      </w:tr>
      <w:tr w:rsidR="00FF1622" w:rsidRPr="008F3814" w14:paraId="4EBD8761" w14:textId="77777777" w:rsidTr="004E0E01">
        <w:trPr>
          <w:trHeight w:val="855"/>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3A272C19" w14:textId="77777777" w:rsidR="00FF1622" w:rsidRPr="008F3814" w:rsidRDefault="00FF1622" w:rsidP="004E0E01">
            <w:pPr>
              <w:widowControl/>
              <w:adjustRightInd/>
              <w:spacing w:line="240" w:lineRule="auto"/>
              <w:jc w:val="center"/>
              <w:textAlignment w:val="auto"/>
              <w:rPr>
                <w:rFonts w:ascii="宋体" w:hAnsi="宋体" w:cs="宋体"/>
                <w:color w:val="000000"/>
                <w:szCs w:val="24"/>
              </w:rPr>
            </w:pPr>
            <w:r w:rsidRPr="008F3814">
              <w:rPr>
                <w:rFonts w:ascii="宋体" w:hAnsi="宋体" w:cs="宋体" w:hint="eastAsia"/>
                <w:color w:val="000000"/>
                <w:szCs w:val="24"/>
              </w:rPr>
              <w:t>2</w:t>
            </w:r>
          </w:p>
        </w:tc>
        <w:tc>
          <w:tcPr>
            <w:tcW w:w="3827" w:type="dxa"/>
            <w:tcBorders>
              <w:top w:val="nil"/>
              <w:left w:val="nil"/>
              <w:bottom w:val="single" w:sz="4" w:space="0" w:color="auto"/>
              <w:right w:val="single" w:sz="4" w:space="0" w:color="auto"/>
            </w:tcBorders>
            <w:shd w:val="clear" w:color="auto" w:fill="auto"/>
            <w:vAlign w:val="center"/>
            <w:hideMark/>
          </w:tcPr>
          <w:p w14:paraId="0BD37E72" w14:textId="77777777" w:rsidR="00FF1622" w:rsidRPr="008F3814" w:rsidRDefault="00FF1622" w:rsidP="004E0E01">
            <w:pPr>
              <w:widowControl/>
              <w:adjustRightInd/>
              <w:spacing w:line="240" w:lineRule="auto"/>
              <w:textAlignment w:val="auto"/>
              <w:rPr>
                <w:rFonts w:ascii="宋体" w:hAnsi="宋体" w:cs="宋体"/>
                <w:color w:val="000000"/>
                <w:szCs w:val="24"/>
              </w:rPr>
            </w:pPr>
            <w:r w:rsidRPr="008F3814">
              <w:rPr>
                <w:rFonts w:ascii="宋体" w:hAnsi="宋体" w:cs="宋体" w:hint="eastAsia"/>
                <w:color w:val="000000"/>
                <w:szCs w:val="24"/>
              </w:rPr>
              <w:t>认真整理、详细阅读和分析所收集的论文材料，结合自己的观点，起草论文的开题报告</w:t>
            </w:r>
          </w:p>
        </w:tc>
        <w:tc>
          <w:tcPr>
            <w:tcW w:w="1669" w:type="dxa"/>
            <w:tcBorders>
              <w:top w:val="nil"/>
              <w:left w:val="nil"/>
              <w:bottom w:val="single" w:sz="4" w:space="0" w:color="auto"/>
              <w:right w:val="single" w:sz="4" w:space="0" w:color="auto"/>
            </w:tcBorders>
            <w:shd w:val="clear" w:color="auto" w:fill="auto"/>
            <w:noWrap/>
            <w:vAlign w:val="center"/>
            <w:hideMark/>
          </w:tcPr>
          <w:p w14:paraId="4BA69A34" w14:textId="24CAE401" w:rsidR="00FF1622" w:rsidRPr="008F3814" w:rsidRDefault="00527301" w:rsidP="00812C02">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2</w:t>
            </w:r>
            <w:r>
              <w:rPr>
                <w:rFonts w:ascii="宋体" w:hAnsi="宋体" w:cs="宋体"/>
                <w:color w:val="000000"/>
                <w:szCs w:val="24"/>
              </w:rPr>
              <w:t>016</w:t>
            </w:r>
            <w:r>
              <w:rPr>
                <w:rFonts w:ascii="宋体" w:hAnsi="宋体" w:cs="宋体" w:hint="eastAsia"/>
                <w:color w:val="000000"/>
                <w:szCs w:val="24"/>
              </w:rPr>
              <w:t>年8月</w:t>
            </w:r>
          </w:p>
        </w:tc>
        <w:tc>
          <w:tcPr>
            <w:tcW w:w="2040" w:type="dxa"/>
            <w:tcBorders>
              <w:top w:val="nil"/>
              <w:left w:val="nil"/>
              <w:bottom w:val="single" w:sz="4" w:space="0" w:color="auto"/>
              <w:right w:val="single" w:sz="4" w:space="0" w:color="auto"/>
            </w:tcBorders>
            <w:shd w:val="clear" w:color="auto" w:fill="auto"/>
            <w:noWrap/>
            <w:vAlign w:val="center"/>
            <w:hideMark/>
          </w:tcPr>
          <w:p w14:paraId="51769EF9" w14:textId="626ACE96" w:rsidR="00FF1622" w:rsidRPr="008F3814" w:rsidRDefault="00812C02" w:rsidP="00FF1622">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2个月</w:t>
            </w:r>
          </w:p>
        </w:tc>
      </w:tr>
      <w:tr w:rsidR="00FF1622" w:rsidRPr="008F3814" w14:paraId="6F3B4085" w14:textId="77777777" w:rsidTr="004E0E01">
        <w:trPr>
          <w:trHeight w:val="570"/>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51925287" w14:textId="77777777" w:rsidR="00FF1622" w:rsidRPr="008F3814" w:rsidRDefault="00FF1622" w:rsidP="004E0E01">
            <w:pPr>
              <w:widowControl/>
              <w:adjustRightInd/>
              <w:spacing w:line="240" w:lineRule="auto"/>
              <w:jc w:val="center"/>
              <w:textAlignment w:val="auto"/>
              <w:rPr>
                <w:rFonts w:ascii="宋体" w:hAnsi="宋体" w:cs="宋体"/>
                <w:color w:val="000000"/>
                <w:szCs w:val="24"/>
              </w:rPr>
            </w:pPr>
            <w:r w:rsidRPr="008F3814">
              <w:rPr>
                <w:rFonts w:ascii="宋体" w:hAnsi="宋体" w:cs="宋体" w:hint="eastAsia"/>
                <w:color w:val="000000"/>
                <w:szCs w:val="24"/>
              </w:rPr>
              <w:t>5</w:t>
            </w:r>
          </w:p>
        </w:tc>
        <w:tc>
          <w:tcPr>
            <w:tcW w:w="3827" w:type="dxa"/>
            <w:tcBorders>
              <w:top w:val="nil"/>
              <w:left w:val="nil"/>
              <w:bottom w:val="single" w:sz="4" w:space="0" w:color="auto"/>
              <w:right w:val="single" w:sz="4" w:space="0" w:color="auto"/>
            </w:tcBorders>
            <w:shd w:val="clear" w:color="auto" w:fill="auto"/>
            <w:vAlign w:val="center"/>
            <w:hideMark/>
          </w:tcPr>
          <w:p w14:paraId="7574E8C5" w14:textId="77777777" w:rsidR="00FF1622" w:rsidRPr="008F3814" w:rsidRDefault="00FF1622" w:rsidP="004E0E01">
            <w:pPr>
              <w:widowControl/>
              <w:adjustRightInd/>
              <w:spacing w:line="240" w:lineRule="auto"/>
              <w:textAlignment w:val="auto"/>
              <w:rPr>
                <w:rFonts w:ascii="宋体" w:hAnsi="宋体" w:cs="宋体"/>
                <w:color w:val="000000"/>
                <w:szCs w:val="24"/>
              </w:rPr>
            </w:pPr>
            <w:r w:rsidRPr="008F3814">
              <w:rPr>
                <w:rFonts w:ascii="宋体" w:hAnsi="宋体" w:cs="宋体" w:hint="eastAsia"/>
                <w:color w:val="000000"/>
                <w:szCs w:val="24"/>
              </w:rPr>
              <w:t>对研究课题的功能性需求及非功能性需求进行深入研究和分析</w:t>
            </w:r>
          </w:p>
        </w:tc>
        <w:tc>
          <w:tcPr>
            <w:tcW w:w="1669" w:type="dxa"/>
            <w:tcBorders>
              <w:top w:val="nil"/>
              <w:left w:val="nil"/>
              <w:bottom w:val="single" w:sz="4" w:space="0" w:color="auto"/>
              <w:right w:val="single" w:sz="4" w:space="0" w:color="auto"/>
            </w:tcBorders>
            <w:shd w:val="clear" w:color="auto" w:fill="auto"/>
            <w:noWrap/>
            <w:vAlign w:val="center"/>
            <w:hideMark/>
          </w:tcPr>
          <w:p w14:paraId="2112C4B4" w14:textId="2EEAED5E" w:rsidR="00FF1622" w:rsidRPr="008F3814" w:rsidRDefault="00527301" w:rsidP="00812C02">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2</w:t>
            </w:r>
            <w:r>
              <w:rPr>
                <w:rFonts w:ascii="宋体" w:hAnsi="宋体" w:cs="宋体"/>
                <w:color w:val="000000"/>
                <w:szCs w:val="24"/>
              </w:rPr>
              <w:t>016</w:t>
            </w:r>
            <w:r>
              <w:rPr>
                <w:rFonts w:ascii="宋体" w:hAnsi="宋体" w:cs="宋体" w:hint="eastAsia"/>
                <w:color w:val="000000"/>
                <w:szCs w:val="24"/>
              </w:rPr>
              <w:t>年10月</w:t>
            </w:r>
          </w:p>
        </w:tc>
        <w:tc>
          <w:tcPr>
            <w:tcW w:w="2040" w:type="dxa"/>
            <w:tcBorders>
              <w:top w:val="nil"/>
              <w:left w:val="nil"/>
              <w:bottom w:val="single" w:sz="4" w:space="0" w:color="auto"/>
              <w:right w:val="single" w:sz="4" w:space="0" w:color="auto"/>
            </w:tcBorders>
            <w:shd w:val="clear" w:color="auto" w:fill="auto"/>
            <w:noWrap/>
            <w:vAlign w:val="center"/>
            <w:hideMark/>
          </w:tcPr>
          <w:p w14:paraId="68110009" w14:textId="4A8656A2" w:rsidR="00FF1622" w:rsidRPr="008F3814" w:rsidRDefault="00812C02" w:rsidP="004E0E01">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2个月</w:t>
            </w:r>
          </w:p>
        </w:tc>
      </w:tr>
      <w:tr w:rsidR="00FF1622" w:rsidRPr="008F3814" w14:paraId="4C87EE62" w14:textId="77777777" w:rsidTr="004E0E01">
        <w:trPr>
          <w:trHeight w:val="570"/>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4F2713B2" w14:textId="77777777" w:rsidR="00FF1622" w:rsidRPr="008F3814" w:rsidRDefault="00FF1622" w:rsidP="004E0E01">
            <w:pPr>
              <w:widowControl/>
              <w:adjustRightInd/>
              <w:spacing w:line="240" w:lineRule="auto"/>
              <w:jc w:val="center"/>
              <w:textAlignment w:val="auto"/>
              <w:rPr>
                <w:rFonts w:ascii="宋体" w:hAnsi="宋体" w:cs="宋体"/>
                <w:color w:val="000000"/>
                <w:szCs w:val="24"/>
              </w:rPr>
            </w:pPr>
            <w:r w:rsidRPr="008F3814">
              <w:rPr>
                <w:rFonts w:ascii="宋体" w:hAnsi="宋体" w:cs="宋体" w:hint="eastAsia"/>
                <w:color w:val="000000"/>
                <w:szCs w:val="24"/>
              </w:rPr>
              <w:t>6</w:t>
            </w:r>
          </w:p>
        </w:tc>
        <w:tc>
          <w:tcPr>
            <w:tcW w:w="3827" w:type="dxa"/>
            <w:tcBorders>
              <w:top w:val="nil"/>
              <w:left w:val="nil"/>
              <w:bottom w:val="single" w:sz="4" w:space="0" w:color="auto"/>
              <w:right w:val="single" w:sz="4" w:space="0" w:color="auto"/>
            </w:tcBorders>
            <w:shd w:val="clear" w:color="auto" w:fill="auto"/>
            <w:vAlign w:val="center"/>
            <w:hideMark/>
          </w:tcPr>
          <w:p w14:paraId="292B645D" w14:textId="77777777" w:rsidR="00FF1622" w:rsidRPr="008F3814" w:rsidRDefault="00FF1622" w:rsidP="004E0E01">
            <w:pPr>
              <w:widowControl/>
              <w:adjustRightInd/>
              <w:spacing w:line="240" w:lineRule="auto"/>
              <w:textAlignment w:val="auto"/>
              <w:rPr>
                <w:rFonts w:ascii="宋体" w:hAnsi="宋体" w:cs="宋体"/>
                <w:color w:val="000000"/>
                <w:szCs w:val="24"/>
              </w:rPr>
            </w:pPr>
            <w:r w:rsidRPr="008F3814">
              <w:rPr>
                <w:rFonts w:ascii="宋体" w:hAnsi="宋体" w:cs="宋体" w:hint="eastAsia"/>
                <w:color w:val="000000"/>
                <w:szCs w:val="24"/>
              </w:rPr>
              <w:t>系统总体设计，对关键问题找出解决方案</w:t>
            </w:r>
          </w:p>
        </w:tc>
        <w:tc>
          <w:tcPr>
            <w:tcW w:w="1669" w:type="dxa"/>
            <w:tcBorders>
              <w:top w:val="nil"/>
              <w:left w:val="nil"/>
              <w:bottom w:val="single" w:sz="4" w:space="0" w:color="auto"/>
              <w:right w:val="single" w:sz="4" w:space="0" w:color="auto"/>
            </w:tcBorders>
            <w:shd w:val="clear" w:color="auto" w:fill="auto"/>
            <w:noWrap/>
            <w:vAlign w:val="center"/>
            <w:hideMark/>
          </w:tcPr>
          <w:p w14:paraId="00B60F51" w14:textId="627E73C9" w:rsidR="00FF1622" w:rsidRPr="008F3814" w:rsidRDefault="00527301" w:rsidP="00812C02">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2</w:t>
            </w:r>
            <w:r>
              <w:rPr>
                <w:rFonts w:ascii="宋体" w:hAnsi="宋体" w:cs="宋体"/>
                <w:color w:val="000000"/>
                <w:szCs w:val="24"/>
              </w:rPr>
              <w:t>016</w:t>
            </w:r>
            <w:r>
              <w:rPr>
                <w:rFonts w:ascii="宋体" w:hAnsi="宋体" w:cs="宋体" w:hint="eastAsia"/>
                <w:color w:val="000000"/>
                <w:szCs w:val="24"/>
              </w:rPr>
              <w:t>年12月</w:t>
            </w:r>
          </w:p>
        </w:tc>
        <w:tc>
          <w:tcPr>
            <w:tcW w:w="2040" w:type="dxa"/>
            <w:tcBorders>
              <w:top w:val="nil"/>
              <w:left w:val="nil"/>
              <w:bottom w:val="single" w:sz="4" w:space="0" w:color="auto"/>
              <w:right w:val="single" w:sz="4" w:space="0" w:color="auto"/>
            </w:tcBorders>
            <w:shd w:val="clear" w:color="auto" w:fill="auto"/>
            <w:noWrap/>
            <w:vAlign w:val="center"/>
            <w:hideMark/>
          </w:tcPr>
          <w:p w14:paraId="63764D7F" w14:textId="4B80B85A" w:rsidR="00FF1622" w:rsidRPr="008F3814" w:rsidRDefault="00812C02" w:rsidP="004E0E01">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2个月</w:t>
            </w:r>
          </w:p>
        </w:tc>
      </w:tr>
      <w:tr w:rsidR="002520ED" w:rsidRPr="008F3814" w14:paraId="0173AEAE" w14:textId="77777777" w:rsidTr="00FC1A1E">
        <w:trPr>
          <w:trHeight w:val="439"/>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15D10477" w14:textId="77777777" w:rsidR="002520ED" w:rsidRPr="008F3814" w:rsidRDefault="002520ED" w:rsidP="002520ED">
            <w:pPr>
              <w:widowControl/>
              <w:adjustRightInd/>
              <w:spacing w:line="240" w:lineRule="auto"/>
              <w:jc w:val="center"/>
              <w:textAlignment w:val="auto"/>
              <w:rPr>
                <w:rFonts w:ascii="宋体" w:hAnsi="宋体" w:cs="宋体"/>
                <w:color w:val="000000"/>
                <w:szCs w:val="24"/>
              </w:rPr>
            </w:pPr>
            <w:r w:rsidRPr="008F3814">
              <w:rPr>
                <w:rFonts w:ascii="宋体" w:hAnsi="宋体" w:cs="宋体" w:hint="eastAsia"/>
                <w:color w:val="000000"/>
                <w:szCs w:val="24"/>
              </w:rPr>
              <w:t>7</w:t>
            </w:r>
          </w:p>
        </w:tc>
        <w:tc>
          <w:tcPr>
            <w:tcW w:w="3827" w:type="dxa"/>
            <w:tcBorders>
              <w:top w:val="nil"/>
              <w:left w:val="nil"/>
              <w:bottom w:val="single" w:sz="4" w:space="0" w:color="auto"/>
              <w:right w:val="single" w:sz="4" w:space="0" w:color="auto"/>
            </w:tcBorders>
            <w:shd w:val="clear" w:color="auto" w:fill="auto"/>
            <w:vAlign w:val="center"/>
            <w:hideMark/>
          </w:tcPr>
          <w:p w14:paraId="0EA4FB10" w14:textId="77777777" w:rsidR="002520ED" w:rsidRPr="008F3814" w:rsidRDefault="002520ED" w:rsidP="002520ED">
            <w:pPr>
              <w:widowControl/>
              <w:adjustRightInd/>
              <w:spacing w:line="240" w:lineRule="auto"/>
              <w:textAlignment w:val="auto"/>
              <w:rPr>
                <w:rFonts w:ascii="宋体" w:hAnsi="宋体" w:cs="宋体"/>
                <w:color w:val="000000"/>
                <w:sz w:val="22"/>
                <w:szCs w:val="22"/>
              </w:rPr>
            </w:pPr>
            <w:r w:rsidRPr="008F3814">
              <w:rPr>
                <w:rFonts w:ascii="宋体" w:hAnsi="宋体" w:cs="宋体" w:hint="eastAsia"/>
                <w:color w:val="000000"/>
                <w:sz w:val="22"/>
                <w:szCs w:val="22"/>
              </w:rPr>
              <w:t>系统详细设计</w:t>
            </w:r>
          </w:p>
        </w:tc>
        <w:tc>
          <w:tcPr>
            <w:tcW w:w="1669" w:type="dxa"/>
            <w:tcBorders>
              <w:top w:val="nil"/>
              <w:left w:val="nil"/>
              <w:bottom w:val="single" w:sz="4" w:space="0" w:color="auto"/>
              <w:right w:val="single" w:sz="4" w:space="0" w:color="auto"/>
            </w:tcBorders>
            <w:shd w:val="clear" w:color="auto" w:fill="auto"/>
            <w:noWrap/>
            <w:hideMark/>
          </w:tcPr>
          <w:p w14:paraId="6A404045" w14:textId="38511012" w:rsidR="002520ED" w:rsidRPr="008F3814" w:rsidRDefault="00527301" w:rsidP="00527301">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2017年2月</w:t>
            </w:r>
          </w:p>
        </w:tc>
        <w:tc>
          <w:tcPr>
            <w:tcW w:w="2040" w:type="dxa"/>
            <w:tcBorders>
              <w:top w:val="nil"/>
              <w:left w:val="nil"/>
              <w:bottom w:val="single" w:sz="4" w:space="0" w:color="auto"/>
              <w:right w:val="single" w:sz="4" w:space="0" w:color="auto"/>
            </w:tcBorders>
            <w:shd w:val="clear" w:color="auto" w:fill="auto"/>
            <w:noWrap/>
            <w:hideMark/>
          </w:tcPr>
          <w:p w14:paraId="3DEE7E65" w14:textId="0432B65A" w:rsidR="002520ED" w:rsidRPr="008F3814" w:rsidRDefault="00527301" w:rsidP="002520ED">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2个月</w:t>
            </w:r>
          </w:p>
        </w:tc>
      </w:tr>
      <w:tr w:rsidR="00FF1622" w:rsidRPr="008F3814" w14:paraId="6F0CF3F9" w14:textId="77777777" w:rsidTr="004E0E01">
        <w:trPr>
          <w:trHeight w:val="540"/>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4E00EF59" w14:textId="77777777" w:rsidR="00FF1622" w:rsidRPr="008F3814" w:rsidRDefault="00FF1622" w:rsidP="004E0E01">
            <w:pPr>
              <w:widowControl/>
              <w:adjustRightInd/>
              <w:spacing w:line="240" w:lineRule="auto"/>
              <w:jc w:val="center"/>
              <w:textAlignment w:val="auto"/>
              <w:rPr>
                <w:rFonts w:ascii="宋体" w:hAnsi="宋体" w:cs="宋体"/>
                <w:color w:val="000000"/>
                <w:szCs w:val="24"/>
              </w:rPr>
            </w:pPr>
            <w:r w:rsidRPr="008F3814">
              <w:rPr>
                <w:rFonts w:ascii="宋体" w:hAnsi="宋体" w:cs="宋体" w:hint="eastAsia"/>
                <w:color w:val="000000"/>
                <w:szCs w:val="24"/>
              </w:rPr>
              <w:lastRenderedPageBreak/>
              <w:t>8</w:t>
            </w:r>
          </w:p>
        </w:tc>
        <w:tc>
          <w:tcPr>
            <w:tcW w:w="3827" w:type="dxa"/>
            <w:tcBorders>
              <w:top w:val="nil"/>
              <w:left w:val="nil"/>
              <w:bottom w:val="single" w:sz="4" w:space="0" w:color="auto"/>
              <w:right w:val="single" w:sz="4" w:space="0" w:color="auto"/>
            </w:tcBorders>
            <w:shd w:val="clear" w:color="auto" w:fill="auto"/>
            <w:vAlign w:val="center"/>
            <w:hideMark/>
          </w:tcPr>
          <w:p w14:paraId="14EB14A2" w14:textId="77777777" w:rsidR="00FF1622" w:rsidRPr="008F3814" w:rsidRDefault="00FF1622" w:rsidP="004E0E01">
            <w:pPr>
              <w:widowControl/>
              <w:adjustRightInd/>
              <w:spacing w:line="240" w:lineRule="auto"/>
              <w:textAlignment w:val="auto"/>
              <w:rPr>
                <w:rFonts w:ascii="宋体" w:hAnsi="宋体" w:cs="宋体"/>
                <w:color w:val="000000"/>
                <w:sz w:val="22"/>
                <w:szCs w:val="22"/>
              </w:rPr>
            </w:pPr>
            <w:r w:rsidRPr="008F3814">
              <w:rPr>
                <w:rFonts w:ascii="宋体" w:hAnsi="宋体" w:cs="宋体" w:hint="eastAsia"/>
                <w:color w:val="000000"/>
                <w:sz w:val="22"/>
                <w:szCs w:val="22"/>
              </w:rPr>
              <w:t>撰写《论文中期检查报告》，准备论文中期答辩</w:t>
            </w:r>
          </w:p>
        </w:tc>
        <w:tc>
          <w:tcPr>
            <w:tcW w:w="1669" w:type="dxa"/>
            <w:tcBorders>
              <w:top w:val="nil"/>
              <w:left w:val="nil"/>
              <w:bottom w:val="single" w:sz="4" w:space="0" w:color="auto"/>
              <w:right w:val="single" w:sz="4" w:space="0" w:color="auto"/>
            </w:tcBorders>
            <w:shd w:val="clear" w:color="auto" w:fill="auto"/>
            <w:noWrap/>
            <w:vAlign w:val="center"/>
            <w:hideMark/>
          </w:tcPr>
          <w:p w14:paraId="19834DFD" w14:textId="483C861F" w:rsidR="00FF1622" w:rsidRPr="008F3814" w:rsidRDefault="00527301" w:rsidP="004E0E01">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2</w:t>
            </w:r>
            <w:r>
              <w:rPr>
                <w:rFonts w:ascii="宋体" w:hAnsi="宋体" w:cs="宋体"/>
                <w:color w:val="000000"/>
                <w:szCs w:val="24"/>
              </w:rPr>
              <w:t>017</w:t>
            </w:r>
            <w:r>
              <w:rPr>
                <w:rFonts w:ascii="宋体" w:hAnsi="宋体" w:cs="宋体" w:hint="eastAsia"/>
                <w:color w:val="000000"/>
                <w:szCs w:val="24"/>
              </w:rPr>
              <w:t>年4月</w:t>
            </w:r>
          </w:p>
        </w:tc>
        <w:tc>
          <w:tcPr>
            <w:tcW w:w="2040" w:type="dxa"/>
            <w:tcBorders>
              <w:top w:val="nil"/>
              <w:left w:val="nil"/>
              <w:bottom w:val="single" w:sz="4" w:space="0" w:color="auto"/>
              <w:right w:val="single" w:sz="4" w:space="0" w:color="auto"/>
            </w:tcBorders>
            <w:shd w:val="clear" w:color="auto" w:fill="auto"/>
            <w:noWrap/>
            <w:vAlign w:val="center"/>
            <w:hideMark/>
          </w:tcPr>
          <w:p w14:paraId="5D53B328" w14:textId="0706E21E" w:rsidR="00FF1622" w:rsidRPr="008F3814" w:rsidRDefault="00812C02" w:rsidP="004E0E01">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1个月</w:t>
            </w:r>
          </w:p>
        </w:tc>
      </w:tr>
      <w:tr w:rsidR="002520ED" w:rsidRPr="008F3814" w14:paraId="5B08C1D0" w14:textId="77777777" w:rsidTr="00FC1A1E">
        <w:trPr>
          <w:trHeight w:val="439"/>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5EF88D9E" w14:textId="77777777" w:rsidR="002520ED" w:rsidRPr="008F3814" w:rsidRDefault="002520ED" w:rsidP="002520ED">
            <w:pPr>
              <w:widowControl/>
              <w:adjustRightInd/>
              <w:spacing w:line="240" w:lineRule="auto"/>
              <w:jc w:val="center"/>
              <w:textAlignment w:val="auto"/>
              <w:rPr>
                <w:rFonts w:ascii="宋体" w:hAnsi="宋体" w:cs="宋体"/>
                <w:color w:val="000000"/>
                <w:szCs w:val="24"/>
              </w:rPr>
            </w:pPr>
            <w:r w:rsidRPr="008F3814">
              <w:rPr>
                <w:rFonts w:ascii="宋体" w:hAnsi="宋体" w:cs="宋体" w:hint="eastAsia"/>
                <w:color w:val="000000"/>
                <w:szCs w:val="24"/>
              </w:rPr>
              <w:t>9</w:t>
            </w:r>
          </w:p>
        </w:tc>
        <w:tc>
          <w:tcPr>
            <w:tcW w:w="3827" w:type="dxa"/>
            <w:tcBorders>
              <w:top w:val="nil"/>
              <w:left w:val="nil"/>
              <w:bottom w:val="single" w:sz="4" w:space="0" w:color="auto"/>
              <w:right w:val="single" w:sz="4" w:space="0" w:color="auto"/>
            </w:tcBorders>
            <w:shd w:val="clear" w:color="auto" w:fill="auto"/>
            <w:vAlign w:val="center"/>
            <w:hideMark/>
          </w:tcPr>
          <w:p w14:paraId="005DD17A" w14:textId="77777777" w:rsidR="002520ED" w:rsidRPr="008F3814" w:rsidRDefault="002520ED" w:rsidP="002520ED">
            <w:pPr>
              <w:widowControl/>
              <w:adjustRightInd/>
              <w:spacing w:line="240" w:lineRule="auto"/>
              <w:textAlignment w:val="auto"/>
              <w:rPr>
                <w:rFonts w:ascii="宋体" w:hAnsi="宋体" w:cs="宋体"/>
                <w:color w:val="000000"/>
                <w:sz w:val="22"/>
                <w:szCs w:val="22"/>
              </w:rPr>
            </w:pPr>
            <w:r w:rsidRPr="008F3814">
              <w:rPr>
                <w:rFonts w:ascii="宋体" w:hAnsi="宋体" w:cs="宋体" w:hint="eastAsia"/>
                <w:color w:val="000000"/>
                <w:sz w:val="22"/>
                <w:szCs w:val="22"/>
              </w:rPr>
              <w:t>完成论文初稿，交由指导老师审阅，根据指导老师的意见，不断对论文进行修改</w:t>
            </w:r>
          </w:p>
        </w:tc>
        <w:tc>
          <w:tcPr>
            <w:tcW w:w="1669" w:type="dxa"/>
            <w:tcBorders>
              <w:top w:val="nil"/>
              <w:left w:val="nil"/>
              <w:bottom w:val="single" w:sz="4" w:space="0" w:color="auto"/>
              <w:right w:val="single" w:sz="4" w:space="0" w:color="auto"/>
            </w:tcBorders>
            <w:shd w:val="clear" w:color="auto" w:fill="auto"/>
            <w:noWrap/>
            <w:hideMark/>
          </w:tcPr>
          <w:p w14:paraId="2A39D817" w14:textId="46357747" w:rsidR="002520ED" w:rsidRPr="008F3814" w:rsidRDefault="00527301" w:rsidP="002520ED">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2</w:t>
            </w:r>
            <w:r>
              <w:rPr>
                <w:rFonts w:ascii="宋体" w:hAnsi="宋体" w:cs="宋体"/>
                <w:color w:val="000000"/>
                <w:szCs w:val="24"/>
              </w:rPr>
              <w:t>017</w:t>
            </w:r>
            <w:r>
              <w:rPr>
                <w:rFonts w:ascii="宋体" w:hAnsi="宋体" w:cs="宋体" w:hint="eastAsia"/>
                <w:color w:val="000000"/>
                <w:szCs w:val="24"/>
              </w:rPr>
              <w:t>年5月</w:t>
            </w:r>
          </w:p>
        </w:tc>
        <w:tc>
          <w:tcPr>
            <w:tcW w:w="2040" w:type="dxa"/>
            <w:tcBorders>
              <w:top w:val="nil"/>
              <w:left w:val="nil"/>
              <w:bottom w:val="single" w:sz="4" w:space="0" w:color="auto"/>
              <w:right w:val="single" w:sz="4" w:space="0" w:color="auto"/>
            </w:tcBorders>
            <w:shd w:val="clear" w:color="auto" w:fill="auto"/>
            <w:noWrap/>
            <w:vAlign w:val="center"/>
            <w:hideMark/>
          </w:tcPr>
          <w:p w14:paraId="0823A8A0" w14:textId="4CA5E29D" w:rsidR="002520ED" w:rsidRPr="008F3814" w:rsidRDefault="002520ED" w:rsidP="002520ED">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1个月</w:t>
            </w:r>
          </w:p>
        </w:tc>
      </w:tr>
      <w:tr w:rsidR="002520ED" w:rsidRPr="008F3814" w14:paraId="2B94A632" w14:textId="77777777" w:rsidTr="00FC1A1E">
        <w:trPr>
          <w:trHeight w:val="439"/>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7A003189" w14:textId="77777777" w:rsidR="002520ED" w:rsidRPr="008F3814" w:rsidRDefault="002520ED" w:rsidP="002520ED">
            <w:pPr>
              <w:widowControl/>
              <w:adjustRightInd/>
              <w:spacing w:line="240" w:lineRule="auto"/>
              <w:jc w:val="center"/>
              <w:textAlignment w:val="auto"/>
              <w:rPr>
                <w:rFonts w:ascii="宋体" w:hAnsi="宋体" w:cs="宋体"/>
                <w:color w:val="000000"/>
                <w:szCs w:val="24"/>
              </w:rPr>
            </w:pPr>
            <w:r w:rsidRPr="008F3814">
              <w:rPr>
                <w:rFonts w:ascii="宋体" w:hAnsi="宋体" w:cs="宋体" w:hint="eastAsia"/>
                <w:color w:val="000000"/>
                <w:szCs w:val="24"/>
              </w:rPr>
              <w:t>10</w:t>
            </w:r>
          </w:p>
        </w:tc>
        <w:tc>
          <w:tcPr>
            <w:tcW w:w="3827" w:type="dxa"/>
            <w:tcBorders>
              <w:top w:val="nil"/>
              <w:left w:val="nil"/>
              <w:bottom w:val="single" w:sz="4" w:space="0" w:color="auto"/>
              <w:right w:val="single" w:sz="4" w:space="0" w:color="auto"/>
            </w:tcBorders>
            <w:shd w:val="clear" w:color="auto" w:fill="auto"/>
            <w:vAlign w:val="center"/>
            <w:hideMark/>
          </w:tcPr>
          <w:p w14:paraId="747940F7" w14:textId="77777777" w:rsidR="002520ED" w:rsidRPr="008F3814" w:rsidRDefault="002520ED" w:rsidP="002520ED">
            <w:pPr>
              <w:widowControl/>
              <w:adjustRightInd/>
              <w:spacing w:line="240" w:lineRule="auto"/>
              <w:textAlignment w:val="auto"/>
              <w:rPr>
                <w:rFonts w:ascii="宋体" w:hAnsi="宋体" w:cs="宋体"/>
                <w:color w:val="000000"/>
                <w:sz w:val="22"/>
                <w:szCs w:val="22"/>
              </w:rPr>
            </w:pPr>
            <w:r w:rsidRPr="008F3814">
              <w:rPr>
                <w:rFonts w:ascii="宋体" w:hAnsi="宋体" w:cs="宋体" w:hint="eastAsia"/>
                <w:color w:val="000000"/>
                <w:sz w:val="22"/>
                <w:szCs w:val="22"/>
              </w:rPr>
              <w:t>论文定稿，准备论文答辩</w:t>
            </w:r>
          </w:p>
        </w:tc>
        <w:tc>
          <w:tcPr>
            <w:tcW w:w="1669" w:type="dxa"/>
            <w:tcBorders>
              <w:top w:val="nil"/>
              <w:left w:val="nil"/>
              <w:bottom w:val="single" w:sz="4" w:space="0" w:color="auto"/>
              <w:right w:val="single" w:sz="4" w:space="0" w:color="auto"/>
            </w:tcBorders>
            <w:shd w:val="clear" w:color="auto" w:fill="auto"/>
            <w:noWrap/>
            <w:hideMark/>
          </w:tcPr>
          <w:p w14:paraId="6ABE28A8" w14:textId="56BE3AD9" w:rsidR="002520ED" w:rsidRPr="008F3814" w:rsidRDefault="00527301" w:rsidP="002520ED">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2</w:t>
            </w:r>
            <w:r>
              <w:rPr>
                <w:rFonts w:ascii="宋体" w:hAnsi="宋体" w:cs="宋体"/>
                <w:color w:val="000000"/>
                <w:szCs w:val="24"/>
              </w:rPr>
              <w:t>017</w:t>
            </w:r>
            <w:r>
              <w:rPr>
                <w:rFonts w:ascii="宋体" w:hAnsi="宋体" w:cs="宋体" w:hint="eastAsia"/>
                <w:color w:val="000000"/>
                <w:szCs w:val="24"/>
              </w:rPr>
              <w:t>年7月</w:t>
            </w:r>
          </w:p>
        </w:tc>
        <w:tc>
          <w:tcPr>
            <w:tcW w:w="2040" w:type="dxa"/>
            <w:tcBorders>
              <w:top w:val="nil"/>
              <w:left w:val="nil"/>
              <w:bottom w:val="single" w:sz="4" w:space="0" w:color="auto"/>
              <w:right w:val="single" w:sz="4" w:space="0" w:color="auto"/>
            </w:tcBorders>
            <w:shd w:val="clear" w:color="auto" w:fill="auto"/>
            <w:noWrap/>
            <w:vAlign w:val="center"/>
            <w:hideMark/>
          </w:tcPr>
          <w:p w14:paraId="1C2AA8A6" w14:textId="01E65C23" w:rsidR="002520ED" w:rsidRPr="008F3814" w:rsidRDefault="002520ED" w:rsidP="002520ED">
            <w:pPr>
              <w:widowControl/>
              <w:adjustRightInd/>
              <w:spacing w:line="240" w:lineRule="auto"/>
              <w:jc w:val="center"/>
              <w:textAlignment w:val="auto"/>
              <w:rPr>
                <w:rFonts w:ascii="宋体" w:hAnsi="宋体" w:cs="宋体"/>
                <w:color w:val="000000"/>
                <w:szCs w:val="24"/>
              </w:rPr>
            </w:pPr>
            <w:r>
              <w:rPr>
                <w:rFonts w:ascii="宋体" w:hAnsi="宋体" w:cs="宋体" w:hint="eastAsia"/>
                <w:color w:val="000000"/>
                <w:szCs w:val="24"/>
              </w:rPr>
              <w:t>1个月</w:t>
            </w:r>
          </w:p>
        </w:tc>
      </w:tr>
    </w:tbl>
    <w:p w14:paraId="5F0BAE26" w14:textId="77777777" w:rsidR="00FF1622" w:rsidRDefault="00FF1622" w:rsidP="00FF1622">
      <w:pPr>
        <w:pStyle w:val="1"/>
      </w:pPr>
      <w:bookmarkStart w:id="892" w:name="_Toc429923717"/>
      <w:bookmarkStart w:id="893" w:name="_Toc451936675"/>
      <w:r>
        <w:rPr>
          <w:rFonts w:hint="eastAsia"/>
        </w:rPr>
        <w:t>主要参考文献</w:t>
      </w:r>
      <w:bookmarkEnd w:id="892"/>
      <w:bookmarkEnd w:id="893"/>
    </w:p>
    <w:p w14:paraId="2BE51AC3" w14:textId="5CE89BA3"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bookmarkStart w:id="894" w:name="_Ref455562087"/>
      <w:bookmarkStart w:id="895" w:name="_Ref455561029"/>
      <w:bookmarkStart w:id="896" w:name="_Ref455548070"/>
      <w:r w:rsidRPr="00D432A4">
        <w:rPr>
          <w:rFonts w:ascii="Verdana" w:hAnsi="Verdana" w:cs="宋体"/>
          <w:color w:val="000000"/>
          <w:szCs w:val="21"/>
        </w:rPr>
        <w:t>胡建新</w:t>
      </w:r>
      <w:r>
        <w:rPr>
          <w:rFonts w:ascii="宋体" w:hAnsi="宋体"/>
          <w:color w:val="000000"/>
          <w:szCs w:val="21"/>
        </w:rPr>
        <w:t xml:space="preserve">, </w:t>
      </w:r>
      <w:r w:rsidRPr="00D432A4">
        <w:rPr>
          <w:rFonts w:ascii="Verdana" w:hAnsi="Verdana" w:cs="宋体"/>
          <w:color w:val="000000"/>
          <w:szCs w:val="21"/>
        </w:rPr>
        <w:t>吕丽民</w:t>
      </w:r>
      <w:r>
        <w:rPr>
          <w:rFonts w:ascii="宋体" w:hAnsi="宋体"/>
          <w:color w:val="000000"/>
          <w:szCs w:val="21"/>
        </w:rPr>
        <w:t xml:space="preserve">, </w:t>
      </w:r>
      <w:r w:rsidRPr="00D432A4">
        <w:rPr>
          <w:rFonts w:ascii="Verdana" w:hAnsi="Verdana" w:cs="宋体"/>
          <w:color w:val="000000"/>
          <w:szCs w:val="21"/>
        </w:rPr>
        <w:t>李彦超</w:t>
      </w:r>
      <w:r>
        <w:rPr>
          <w:rFonts w:ascii="宋体" w:hAnsi="宋体"/>
          <w:color w:val="000000"/>
          <w:spacing w:val="-60"/>
          <w:szCs w:val="21"/>
        </w:rPr>
        <w:t>．</w:t>
      </w:r>
      <w:r>
        <w:rPr>
          <w:rFonts w:ascii="宋体" w:hAnsi="宋体" w:hint="eastAsia"/>
          <w:color w:val="000000"/>
          <w:spacing w:val="-60"/>
          <w:szCs w:val="21"/>
        </w:rPr>
        <w:t xml:space="preserve">  </w:t>
      </w:r>
      <w:r>
        <w:rPr>
          <w:rFonts w:ascii="宋体" w:hAnsi="宋体"/>
          <w:color w:val="000000"/>
          <w:spacing w:val="-60"/>
          <w:szCs w:val="21"/>
        </w:rPr>
        <w:t xml:space="preserve"> </w:t>
      </w:r>
      <w:r w:rsidRPr="00D432A4">
        <w:rPr>
          <w:rFonts w:ascii="Verdana" w:hAnsi="Verdana" w:cs="宋体"/>
          <w:color w:val="000000"/>
          <w:szCs w:val="21"/>
        </w:rPr>
        <w:t>Java</w:t>
      </w:r>
      <w:r w:rsidRPr="00D432A4">
        <w:rPr>
          <w:rFonts w:ascii="Verdana" w:hAnsi="Verdana" w:cs="宋体"/>
          <w:color w:val="000000"/>
          <w:szCs w:val="21"/>
        </w:rPr>
        <w:t>卡调试平台的研究与实现</w:t>
      </w:r>
      <w:r w:rsidRPr="00D432A4">
        <w:rPr>
          <w:rFonts w:ascii="Verdana" w:hAnsi="Verdana" w:cs="宋体"/>
          <w:color w:val="000000"/>
          <w:szCs w:val="21"/>
        </w:rPr>
        <w:t xml:space="preserve">[J]. </w:t>
      </w:r>
      <w:r w:rsidRPr="00D432A4">
        <w:rPr>
          <w:rFonts w:ascii="Verdana" w:hAnsi="Verdana" w:cs="宋体"/>
          <w:color w:val="000000"/>
          <w:szCs w:val="21"/>
        </w:rPr>
        <w:t>计算机与数字工程</w:t>
      </w:r>
      <w:r>
        <w:rPr>
          <w:rFonts w:ascii="Verdana" w:hAnsi="Verdana" w:cs="宋体"/>
          <w:color w:val="000000"/>
          <w:szCs w:val="21"/>
        </w:rPr>
        <w:t>,</w:t>
      </w:r>
      <w:r w:rsidRPr="00D432A4">
        <w:rPr>
          <w:rFonts w:ascii="Verdana" w:hAnsi="Verdana" w:cs="宋体"/>
          <w:color w:val="000000"/>
          <w:szCs w:val="21"/>
        </w:rPr>
        <w:t xml:space="preserve"> 2006</w:t>
      </w:r>
      <w:r>
        <w:rPr>
          <w:rFonts w:ascii="宋体" w:hAnsi="宋体"/>
          <w:color w:val="000000"/>
          <w:szCs w:val="21"/>
        </w:rPr>
        <w:t>,</w:t>
      </w:r>
      <w:r w:rsidRPr="00D432A4">
        <w:rPr>
          <w:rFonts w:ascii="Verdana" w:hAnsi="Verdana" w:cs="宋体"/>
          <w:color w:val="000000"/>
          <w:szCs w:val="21"/>
        </w:rPr>
        <w:t xml:space="preserve"> </w:t>
      </w:r>
      <w:r w:rsidRPr="00F6454F">
        <w:rPr>
          <w:rFonts w:ascii="Verdana" w:hAnsi="Verdana" w:cs="宋体"/>
          <w:szCs w:val="21"/>
        </w:rPr>
        <w:t>36(9): 32-34</w:t>
      </w:r>
      <w:bookmarkEnd w:id="894"/>
    </w:p>
    <w:p w14:paraId="0F407A7E" w14:textId="77777777" w:rsidR="00A26A9A" w:rsidRPr="00F6454F" w:rsidRDefault="00A26A9A" w:rsidP="003C290D">
      <w:pPr>
        <w:widowControl/>
        <w:numPr>
          <w:ilvl w:val="0"/>
          <w:numId w:val="14"/>
        </w:numPr>
        <w:shd w:val="clear" w:color="auto" w:fill="FFFFFF"/>
        <w:adjustRightInd/>
        <w:spacing w:line="360" w:lineRule="auto"/>
        <w:textAlignment w:val="auto"/>
      </w:pPr>
      <w:bookmarkStart w:id="897" w:name="_Ref455563815"/>
      <w:bookmarkStart w:id="898" w:name="_Ref455563406"/>
      <w:r w:rsidRPr="00F6454F">
        <w:rPr>
          <w:rFonts w:ascii="Verdana" w:hAnsi="Verdana" w:cs="宋体"/>
          <w:szCs w:val="21"/>
        </w:rPr>
        <w:t>Oracle. Java Card 3 Platform Runtime Environment Specification,Classic Edition Version 3.0.4[Z]. Oracle,2011</w:t>
      </w:r>
      <w:bookmarkEnd w:id="897"/>
    </w:p>
    <w:p w14:paraId="37A7EA79"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bookmarkStart w:id="899" w:name="_Ref455563853"/>
      <w:r w:rsidRPr="00F6454F">
        <w:rPr>
          <w:rFonts w:ascii="Verdana" w:hAnsi="Verdana" w:cs="宋体"/>
          <w:szCs w:val="21"/>
        </w:rPr>
        <w:t xml:space="preserve">IBM. </w:t>
      </w:r>
      <w:r w:rsidRPr="00F6454F">
        <w:rPr>
          <w:rFonts w:ascii="Verdana" w:hAnsi="Verdana" w:cs="宋体"/>
          <w:szCs w:val="21"/>
        </w:rPr>
        <w:t>深入</w:t>
      </w:r>
      <w:r w:rsidRPr="00F6454F">
        <w:rPr>
          <w:rFonts w:ascii="Verdana" w:hAnsi="Verdana" w:cs="宋体"/>
          <w:szCs w:val="21"/>
        </w:rPr>
        <w:t xml:space="preserve"> Java </w:t>
      </w:r>
      <w:r w:rsidRPr="00F6454F">
        <w:rPr>
          <w:rFonts w:ascii="Verdana" w:hAnsi="Verdana" w:cs="宋体"/>
          <w:szCs w:val="21"/>
        </w:rPr>
        <w:t>调试体系</w:t>
      </w:r>
      <w:r w:rsidRPr="00F6454F">
        <w:rPr>
          <w:rFonts w:ascii="Verdana" w:hAnsi="Verdana" w:cs="宋体"/>
          <w:szCs w:val="21"/>
        </w:rPr>
        <w:t xml:space="preserve">: </w:t>
      </w:r>
      <w:r w:rsidRPr="00F6454F">
        <w:rPr>
          <w:rFonts w:ascii="Verdana" w:hAnsi="Verdana" w:cs="宋体"/>
          <w:szCs w:val="21"/>
        </w:rPr>
        <w:t>第</w:t>
      </w:r>
      <w:r w:rsidRPr="00F6454F">
        <w:rPr>
          <w:rFonts w:ascii="Verdana" w:hAnsi="Verdana" w:cs="宋体"/>
          <w:szCs w:val="21"/>
        </w:rPr>
        <w:t xml:space="preserve"> 1 </w:t>
      </w:r>
      <w:r w:rsidRPr="00F6454F">
        <w:rPr>
          <w:rFonts w:ascii="Verdana" w:hAnsi="Verdana" w:cs="宋体"/>
          <w:szCs w:val="21"/>
        </w:rPr>
        <w:t>部分，</w:t>
      </w:r>
      <w:r w:rsidRPr="00F6454F">
        <w:rPr>
          <w:rFonts w:ascii="Verdana" w:hAnsi="Verdana" w:cs="宋体"/>
          <w:szCs w:val="21"/>
        </w:rPr>
        <w:t xml:space="preserve">JPDA </w:t>
      </w:r>
      <w:r w:rsidRPr="00F6454F">
        <w:rPr>
          <w:rFonts w:ascii="Verdana" w:hAnsi="Verdana" w:cs="宋体"/>
          <w:szCs w:val="21"/>
        </w:rPr>
        <w:t>体系概览</w:t>
      </w:r>
      <w:r w:rsidRPr="00F6454F">
        <w:rPr>
          <w:rFonts w:ascii="Verdana" w:hAnsi="Verdana" w:cs="宋体"/>
          <w:szCs w:val="21"/>
        </w:rPr>
        <w:t>[EB/OL].</w:t>
      </w:r>
      <w:hyperlink r:id="rId45" w:history="1">
        <w:r w:rsidRPr="00F6454F">
          <w:rPr>
            <w:rStyle w:val="ab"/>
            <w:rFonts w:ascii="Verdana" w:hAnsi="Verdana" w:cs="宋体"/>
            <w:szCs w:val="21"/>
          </w:rPr>
          <w:t>http://www.ibm.com/developerworks/cn/java/j-lo-jpda1/index.html</w:t>
        </w:r>
      </w:hyperlink>
      <w:bookmarkEnd w:id="895"/>
      <w:bookmarkEnd w:id="898"/>
      <w:bookmarkEnd w:id="899"/>
    </w:p>
    <w:p w14:paraId="3FDAEE5C"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bookmarkStart w:id="900" w:name="_Ref455561031"/>
      <w:r w:rsidRPr="00F6454F">
        <w:rPr>
          <w:rFonts w:ascii="Verdana" w:hAnsi="Verdana" w:cs="宋体"/>
          <w:szCs w:val="21"/>
        </w:rPr>
        <w:t xml:space="preserve">IBM. </w:t>
      </w:r>
      <w:r w:rsidRPr="00F6454F">
        <w:rPr>
          <w:rFonts w:ascii="Verdana" w:hAnsi="Verdana" w:cs="宋体"/>
          <w:szCs w:val="21"/>
        </w:rPr>
        <w:t>深入</w:t>
      </w:r>
      <w:r w:rsidRPr="00F6454F">
        <w:rPr>
          <w:rFonts w:ascii="Verdana" w:hAnsi="Verdana" w:cs="宋体"/>
          <w:szCs w:val="21"/>
        </w:rPr>
        <w:t xml:space="preserve"> Java </w:t>
      </w:r>
      <w:r w:rsidRPr="00F6454F">
        <w:rPr>
          <w:rFonts w:ascii="Verdana" w:hAnsi="Verdana" w:cs="宋体"/>
          <w:szCs w:val="21"/>
        </w:rPr>
        <w:t>调试体系，第</w:t>
      </w:r>
      <w:r w:rsidRPr="00F6454F">
        <w:rPr>
          <w:rFonts w:ascii="Verdana" w:hAnsi="Verdana" w:cs="宋体"/>
          <w:szCs w:val="21"/>
        </w:rPr>
        <w:t xml:space="preserve"> 2 </w:t>
      </w:r>
      <w:r w:rsidRPr="00F6454F">
        <w:rPr>
          <w:rFonts w:ascii="Verdana" w:hAnsi="Verdana" w:cs="宋体"/>
          <w:szCs w:val="21"/>
        </w:rPr>
        <w:t>部分</w:t>
      </w:r>
      <w:r w:rsidRPr="00F6454F">
        <w:rPr>
          <w:rFonts w:ascii="Verdana" w:hAnsi="Verdana" w:cs="宋体"/>
          <w:szCs w:val="21"/>
        </w:rPr>
        <w:t xml:space="preserve">: JVMTI </w:t>
      </w:r>
      <w:r w:rsidRPr="00F6454F">
        <w:rPr>
          <w:rFonts w:ascii="Verdana" w:hAnsi="Verdana" w:cs="宋体"/>
          <w:szCs w:val="21"/>
        </w:rPr>
        <w:t>和</w:t>
      </w:r>
      <w:r w:rsidRPr="00F6454F">
        <w:rPr>
          <w:rFonts w:ascii="Verdana" w:hAnsi="Verdana" w:cs="宋体"/>
          <w:szCs w:val="21"/>
        </w:rPr>
        <w:t xml:space="preserve"> Agent </w:t>
      </w:r>
      <w:r w:rsidRPr="00F6454F">
        <w:rPr>
          <w:rFonts w:ascii="Verdana" w:hAnsi="Verdana" w:cs="宋体"/>
          <w:szCs w:val="21"/>
        </w:rPr>
        <w:t>实现</w:t>
      </w:r>
      <w:r w:rsidRPr="00F6454F">
        <w:rPr>
          <w:rFonts w:ascii="Verdana" w:hAnsi="Verdana" w:cs="宋体"/>
          <w:szCs w:val="21"/>
        </w:rPr>
        <w:t xml:space="preserve">[EB/OL]. </w:t>
      </w:r>
      <w:hyperlink r:id="rId46" w:history="1">
        <w:r w:rsidRPr="00F6454F">
          <w:rPr>
            <w:rStyle w:val="ab"/>
            <w:rFonts w:ascii="Verdana" w:hAnsi="Verdana" w:cs="宋体"/>
            <w:szCs w:val="21"/>
          </w:rPr>
          <w:t>http://www.ibm.com/developerworks/cn/java/j-lo-jpda2/index.html</w:t>
        </w:r>
      </w:hyperlink>
      <w:bookmarkEnd w:id="900"/>
    </w:p>
    <w:p w14:paraId="4CF7276C" w14:textId="77777777" w:rsidR="00A26A9A" w:rsidRPr="0045413A" w:rsidRDefault="00A26A9A" w:rsidP="003C290D">
      <w:pPr>
        <w:widowControl/>
        <w:numPr>
          <w:ilvl w:val="0"/>
          <w:numId w:val="14"/>
        </w:numPr>
        <w:shd w:val="clear" w:color="auto" w:fill="FFFFFF"/>
        <w:adjustRightInd/>
        <w:spacing w:line="360" w:lineRule="auto"/>
        <w:textAlignment w:val="auto"/>
        <w:rPr>
          <w:rFonts w:ascii="Verdana" w:hAnsi="Verdana" w:cs="宋体"/>
          <w:color w:val="000000"/>
          <w:szCs w:val="21"/>
        </w:rPr>
      </w:pPr>
      <w:bookmarkStart w:id="901" w:name="_Ref455561033"/>
      <w:r w:rsidRPr="00F6454F">
        <w:rPr>
          <w:rFonts w:ascii="Verdana" w:hAnsi="Verdana" w:cs="宋体"/>
          <w:szCs w:val="21"/>
        </w:rPr>
        <w:t xml:space="preserve">IBM. </w:t>
      </w:r>
      <w:r w:rsidRPr="00F6454F">
        <w:rPr>
          <w:rFonts w:ascii="Verdana" w:hAnsi="Verdana" w:cs="宋体"/>
          <w:szCs w:val="21"/>
        </w:rPr>
        <w:t>深入</w:t>
      </w:r>
      <w:r w:rsidRPr="00F6454F">
        <w:rPr>
          <w:rFonts w:ascii="Verdana" w:hAnsi="Verdana" w:cs="宋体"/>
          <w:szCs w:val="21"/>
        </w:rPr>
        <w:t xml:space="preserve"> Java </w:t>
      </w:r>
      <w:r w:rsidRPr="00F6454F">
        <w:rPr>
          <w:rFonts w:ascii="Verdana" w:hAnsi="Verdana" w:cs="宋体"/>
          <w:szCs w:val="21"/>
        </w:rPr>
        <w:t>调试体系，第</w:t>
      </w:r>
      <w:r w:rsidRPr="00F6454F">
        <w:rPr>
          <w:rFonts w:ascii="Verdana" w:hAnsi="Verdana" w:cs="宋体"/>
          <w:szCs w:val="21"/>
        </w:rPr>
        <w:t xml:space="preserve"> 3 </w:t>
      </w:r>
      <w:r w:rsidRPr="00F6454F">
        <w:rPr>
          <w:rFonts w:ascii="Verdana" w:hAnsi="Verdana" w:cs="宋体"/>
          <w:szCs w:val="21"/>
        </w:rPr>
        <w:t>部分</w:t>
      </w:r>
      <w:r w:rsidRPr="00F6454F">
        <w:rPr>
          <w:rFonts w:ascii="Verdana" w:hAnsi="Verdana" w:cs="宋体"/>
          <w:szCs w:val="21"/>
        </w:rPr>
        <w:t xml:space="preserve">: JDWP </w:t>
      </w:r>
      <w:r w:rsidRPr="00F6454F">
        <w:rPr>
          <w:rFonts w:ascii="Verdana" w:hAnsi="Verdana" w:cs="宋体"/>
          <w:szCs w:val="21"/>
        </w:rPr>
        <w:t>协议及实现</w:t>
      </w:r>
      <w:r w:rsidRPr="00F6454F">
        <w:rPr>
          <w:rFonts w:ascii="Verdana" w:hAnsi="Verdana" w:cs="宋体"/>
          <w:szCs w:val="21"/>
        </w:rPr>
        <w:t xml:space="preserve">[EB/OL]. </w:t>
      </w:r>
      <w:r w:rsidRPr="0045413A">
        <w:rPr>
          <w:rFonts w:ascii="Verdana" w:hAnsi="Verdana" w:cs="宋体"/>
          <w:color w:val="000000"/>
          <w:szCs w:val="21"/>
        </w:rPr>
        <w:t>http://www.ibm.com/developerwork</w:t>
      </w:r>
      <w:r>
        <w:rPr>
          <w:rFonts w:ascii="Verdana" w:hAnsi="Verdana" w:cs="宋体"/>
          <w:color w:val="000000"/>
          <w:szCs w:val="21"/>
        </w:rPr>
        <w:t>s/cn/java/j-lo-jpda3/index.html</w:t>
      </w:r>
      <w:bookmarkEnd w:id="901"/>
    </w:p>
    <w:p w14:paraId="40B03892"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bookmarkStart w:id="902" w:name="_Ref455561035"/>
      <w:r w:rsidRPr="00C77695">
        <w:rPr>
          <w:rFonts w:ascii="Verdana" w:hAnsi="Verdana" w:cs="宋体"/>
          <w:color w:val="000000"/>
          <w:szCs w:val="21"/>
        </w:rPr>
        <w:t xml:space="preserve">IBM. </w:t>
      </w:r>
      <w:r w:rsidRPr="00C77695">
        <w:rPr>
          <w:rFonts w:ascii="Verdana" w:hAnsi="Verdana" w:cs="宋体"/>
          <w:color w:val="000000"/>
          <w:szCs w:val="21"/>
        </w:rPr>
        <w:t>深入</w:t>
      </w:r>
      <w:r w:rsidRPr="00C77695">
        <w:rPr>
          <w:rFonts w:ascii="Verdana" w:hAnsi="Verdana" w:cs="宋体"/>
          <w:color w:val="000000"/>
          <w:szCs w:val="21"/>
        </w:rPr>
        <w:t xml:space="preserve"> Java </w:t>
      </w:r>
      <w:r w:rsidRPr="00C77695">
        <w:rPr>
          <w:rFonts w:ascii="Verdana" w:hAnsi="Verdana" w:cs="宋体"/>
          <w:color w:val="000000"/>
          <w:szCs w:val="21"/>
        </w:rPr>
        <w:t>调试体系，第</w:t>
      </w:r>
      <w:r w:rsidRPr="00C77695">
        <w:rPr>
          <w:rFonts w:ascii="Verdana" w:hAnsi="Verdana" w:cs="宋体"/>
          <w:color w:val="000000"/>
          <w:szCs w:val="21"/>
        </w:rPr>
        <w:t xml:space="preserve"> 4 </w:t>
      </w:r>
      <w:r w:rsidRPr="00C77695">
        <w:rPr>
          <w:rFonts w:ascii="Verdana" w:hAnsi="Verdana" w:cs="宋体"/>
          <w:color w:val="000000"/>
          <w:szCs w:val="21"/>
        </w:rPr>
        <w:t>部分</w:t>
      </w:r>
      <w:r w:rsidRPr="00C77695">
        <w:rPr>
          <w:rFonts w:ascii="Verdana" w:hAnsi="Verdana" w:cs="宋体"/>
          <w:color w:val="000000"/>
          <w:szCs w:val="21"/>
        </w:rPr>
        <w:t xml:space="preserve">: Java </w:t>
      </w:r>
      <w:r w:rsidRPr="00C77695">
        <w:rPr>
          <w:rFonts w:ascii="Verdana" w:hAnsi="Verdana" w:cs="宋体"/>
          <w:color w:val="000000"/>
          <w:szCs w:val="21"/>
        </w:rPr>
        <w:t>调试接口（</w:t>
      </w:r>
      <w:r w:rsidRPr="00C77695">
        <w:rPr>
          <w:rFonts w:ascii="Verdana" w:hAnsi="Verdana" w:cs="宋体"/>
          <w:color w:val="000000"/>
          <w:szCs w:val="21"/>
        </w:rPr>
        <w:t>JDI</w:t>
      </w:r>
      <w:r w:rsidRPr="00C77695">
        <w:rPr>
          <w:rFonts w:ascii="Verdana" w:hAnsi="Verdana" w:cs="宋体"/>
          <w:color w:val="000000"/>
          <w:szCs w:val="21"/>
        </w:rPr>
        <w:t>）</w:t>
      </w:r>
      <w:r w:rsidRPr="00C77695">
        <w:rPr>
          <w:rFonts w:ascii="Verdana" w:hAnsi="Verdana" w:cs="宋体"/>
          <w:color w:val="000000"/>
          <w:szCs w:val="21"/>
        </w:rPr>
        <w:t xml:space="preserve">[EB/OL]. </w:t>
      </w:r>
      <w:hyperlink r:id="rId47" w:history="1">
        <w:r w:rsidRPr="00F6454F">
          <w:rPr>
            <w:rStyle w:val="ab"/>
            <w:rFonts w:ascii="Verdana" w:hAnsi="Verdana" w:cs="宋体"/>
            <w:szCs w:val="21"/>
          </w:rPr>
          <w:t>http://www.ibm.com/developerworks/cn/java/j-lo-jpda4/index.html</w:t>
        </w:r>
      </w:hyperlink>
      <w:bookmarkEnd w:id="902"/>
    </w:p>
    <w:p w14:paraId="437706D1"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bookmarkStart w:id="903" w:name="_Ref455561266"/>
      <w:r w:rsidRPr="00F6454F">
        <w:rPr>
          <w:rFonts w:ascii="Verdana" w:hAnsi="Verdana" w:cs="宋体"/>
          <w:szCs w:val="21"/>
        </w:rPr>
        <w:t xml:space="preserve">oracle. JVM™ Tool Interface[EB/OL]. </w:t>
      </w:r>
      <w:hyperlink r:id="rId48" w:history="1">
        <w:r w:rsidRPr="00F6454F">
          <w:rPr>
            <w:rStyle w:val="ab"/>
            <w:rFonts w:ascii="Verdana" w:hAnsi="Verdana" w:cs="宋体"/>
            <w:szCs w:val="21"/>
          </w:rPr>
          <w:t>http://docs.oracle.com/javase/7/docs/platform/jvmti/jvmti.html</w:t>
        </w:r>
      </w:hyperlink>
      <w:r w:rsidRPr="00F6454F">
        <w:rPr>
          <w:rFonts w:ascii="Verdana" w:hAnsi="Verdana" w:cs="宋体"/>
          <w:szCs w:val="21"/>
        </w:rPr>
        <w:t>.2009</w:t>
      </w:r>
      <w:bookmarkEnd w:id="903"/>
    </w:p>
    <w:p w14:paraId="484D483B"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bookmarkStart w:id="904" w:name="_Ref455561271"/>
      <w:r w:rsidRPr="00F6454F">
        <w:rPr>
          <w:rFonts w:ascii="Verdana" w:hAnsi="Verdana" w:cs="宋体"/>
          <w:szCs w:val="21"/>
        </w:rPr>
        <w:t xml:space="preserve">oracle. VirtualMachine Command Set[EB/OL]. </w:t>
      </w:r>
      <w:hyperlink r:id="rId49" w:history="1">
        <w:r w:rsidRPr="00F6454F">
          <w:rPr>
            <w:rStyle w:val="ab"/>
            <w:rFonts w:ascii="Verdana" w:hAnsi="Verdana" w:cs="宋体"/>
            <w:szCs w:val="21"/>
          </w:rPr>
          <w:t>http://docs.oracle.com/javase/7/docs/platform/jpda/jdwp/jdwp-protocol.html</w:t>
        </w:r>
      </w:hyperlink>
      <w:bookmarkEnd w:id="904"/>
    </w:p>
    <w:p w14:paraId="57D8E423"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bookmarkStart w:id="905" w:name="_Ref455561277"/>
      <w:r w:rsidRPr="00F6454F">
        <w:rPr>
          <w:rFonts w:ascii="Verdana" w:hAnsi="Verdana" w:cs="宋体"/>
          <w:szCs w:val="21"/>
        </w:rPr>
        <w:lastRenderedPageBreak/>
        <w:t xml:space="preserve">oracle. Java™ Debug Wire Protocol[EB/OL]. </w:t>
      </w:r>
      <w:hyperlink r:id="rId50" w:history="1">
        <w:r w:rsidRPr="00F6454F">
          <w:rPr>
            <w:rStyle w:val="ab"/>
            <w:rFonts w:ascii="Verdana" w:hAnsi="Verdana" w:cs="宋体"/>
            <w:szCs w:val="21"/>
          </w:rPr>
          <w:t>http://docs.oracle.com/javase/7/docs/technotes/guides/jpda/jdwp-spec.html</w:t>
        </w:r>
      </w:hyperlink>
      <w:bookmarkEnd w:id="905"/>
    </w:p>
    <w:p w14:paraId="36B4F15A"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bookmarkStart w:id="906" w:name="_Ref455561286"/>
      <w:r w:rsidRPr="00F6454F">
        <w:rPr>
          <w:rFonts w:ascii="Verdana" w:hAnsi="Verdana" w:cs="宋体"/>
          <w:szCs w:val="21"/>
        </w:rPr>
        <w:t xml:space="preserve">oracle. Java™ Platform Debugger Architecture[EB/OL]. </w:t>
      </w:r>
      <w:hyperlink r:id="rId51" w:history="1">
        <w:r w:rsidRPr="00F6454F">
          <w:rPr>
            <w:rStyle w:val="ab"/>
            <w:rFonts w:ascii="Verdana" w:hAnsi="Verdana" w:cs="宋体"/>
            <w:szCs w:val="21"/>
          </w:rPr>
          <w:t>http://docs.oracle.com/javase/7/docs/technotes/guides/jpda/architecture.html</w:t>
        </w:r>
      </w:hyperlink>
      <w:bookmarkEnd w:id="906"/>
    </w:p>
    <w:p w14:paraId="569BCCFB" w14:textId="77777777" w:rsidR="00A26A9A" w:rsidRPr="00AB2BBB" w:rsidRDefault="00A26A9A" w:rsidP="003C290D">
      <w:pPr>
        <w:widowControl/>
        <w:numPr>
          <w:ilvl w:val="0"/>
          <w:numId w:val="14"/>
        </w:numPr>
        <w:shd w:val="clear" w:color="auto" w:fill="FFFFFF"/>
        <w:adjustRightInd/>
        <w:spacing w:line="360" w:lineRule="auto"/>
        <w:textAlignment w:val="auto"/>
        <w:rPr>
          <w:rFonts w:ascii="Verdana" w:hAnsi="Verdana" w:cs="宋体"/>
          <w:color w:val="000000"/>
          <w:szCs w:val="21"/>
        </w:rPr>
      </w:pPr>
      <w:bookmarkStart w:id="907" w:name="_Ref455586880"/>
      <w:bookmarkStart w:id="908" w:name="_Ref455566387"/>
      <w:r w:rsidRPr="00AB2BBB">
        <w:rPr>
          <w:rFonts w:ascii="Verdana" w:hAnsi="Verdana" w:cs="宋体"/>
          <w:color w:val="000000"/>
          <w:szCs w:val="21"/>
        </w:rPr>
        <w:t>Java Card 3 Platform</w:t>
      </w:r>
      <w:r w:rsidRPr="00AB2BBB">
        <w:rPr>
          <w:rFonts w:ascii="Verdana" w:hAnsi="Verdana" w:cs="宋体" w:hint="eastAsia"/>
          <w:color w:val="000000"/>
          <w:szCs w:val="21"/>
        </w:rPr>
        <w:t xml:space="preserve"> </w:t>
      </w:r>
      <w:r w:rsidRPr="00AB2BBB">
        <w:rPr>
          <w:rFonts w:ascii="Verdana" w:hAnsi="Verdana" w:cs="宋体"/>
          <w:color w:val="000000"/>
          <w:szCs w:val="21"/>
        </w:rPr>
        <w:t>Virtual Machine Specification, Classic Edition Version 3.0.4</w:t>
      </w:r>
      <w:bookmarkEnd w:id="907"/>
      <w:r w:rsidRPr="00AB2BBB">
        <w:rPr>
          <w:rFonts w:ascii="Verdana" w:hAnsi="Verdana" w:cs="宋体" w:hint="eastAsia"/>
          <w:color w:val="000000"/>
          <w:szCs w:val="21"/>
        </w:rPr>
        <w:t xml:space="preserve"> </w:t>
      </w:r>
    </w:p>
    <w:p w14:paraId="3213975F" w14:textId="77777777" w:rsidR="00A26A9A" w:rsidRDefault="00A26A9A" w:rsidP="003C290D">
      <w:pPr>
        <w:widowControl/>
        <w:numPr>
          <w:ilvl w:val="0"/>
          <w:numId w:val="14"/>
        </w:numPr>
        <w:shd w:val="clear" w:color="auto" w:fill="FFFFFF"/>
        <w:adjustRightInd/>
        <w:spacing w:line="360" w:lineRule="auto"/>
        <w:textAlignment w:val="auto"/>
        <w:rPr>
          <w:rFonts w:ascii="Verdana" w:hAnsi="Verdana" w:cs="宋体"/>
          <w:color w:val="000000"/>
          <w:szCs w:val="21"/>
        </w:rPr>
      </w:pPr>
      <w:bookmarkStart w:id="909" w:name="_Ref455587010"/>
      <w:r>
        <w:rPr>
          <w:rFonts w:ascii="Verdana" w:hAnsi="Verdana"/>
          <w:color w:val="000000"/>
          <w:szCs w:val="21"/>
          <w:shd w:val="clear" w:color="auto" w:fill="FFFFFF"/>
        </w:rPr>
        <w:t>姚欣</w:t>
      </w:r>
      <w:r>
        <w:rPr>
          <w:rFonts w:ascii="Verdana" w:hAnsi="Verdana"/>
          <w:color w:val="000000"/>
          <w:szCs w:val="21"/>
          <w:shd w:val="clear" w:color="auto" w:fill="FFFFFF"/>
        </w:rPr>
        <w:t>. Java Card</w:t>
      </w:r>
      <w:r>
        <w:rPr>
          <w:rFonts w:ascii="Verdana" w:hAnsi="Verdana"/>
          <w:color w:val="000000"/>
          <w:szCs w:val="21"/>
          <w:shd w:val="clear" w:color="auto" w:fill="FFFFFF"/>
        </w:rPr>
        <w:t>调试系统中</w:t>
      </w:r>
      <w:r>
        <w:rPr>
          <w:rFonts w:ascii="Verdana" w:hAnsi="Verdana"/>
          <w:color w:val="000000"/>
          <w:szCs w:val="21"/>
          <w:shd w:val="clear" w:color="auto" w:fill="FFFFFF"/>
        </w:rPr>
        <w:t>3J</w:t>
      </w:r>
      <w:r>
        <w:rPr>
          <w:rFonts w:ascii="Verdana" w:hAnsi="Verdana"/>
          <w:color w:val="000000"/>
          <w:szCs w:val="21"/>
          <w:shd w:val="clear" w:color="auto" w:fill="FFFFFF"/>
        </w:rPr>
        <w:t>模块的设计与实现</w:t>
      </w:r>
      <w:r>
        <w:rPr>
          <w:rFonts w:ascii="Verdana" w:hAnsi="Verdana"/>
          <w:color w:val="000000"/>
          <w:szCs w:val="21"/>
          <w:shd w:val="clear" w:color="auto" w:fill="FFFFFF"/>
        </w:rPr>
        <w:t xml:space="preserve">[D]. </w:t>
      </w:r>
      <w:r>
        <w:rPr>
          <w:rFonts w:ascii="Verdana" w:hAnsi="Verdana"/>
          <w:color w:val="000000"/>
          <w:szCs w:val="21"/>
          <w:shd w:val="clear" w:color="auto" w:fill="FFFFFF"/>
        </w:rPr>
        <w:t>北京</w:t>
      </w:r>
      <w:r>
        <w:rPr>
          <w:rFonts w:ascii="Verdana" w:hAnsi="Verdana"/>
          <w:color w:val="000000"/>
          <w:szCs w:val="21"/>
          <w:shd w:val="clear" w:color="auto" w:fill="FFFFFF"/>
        </w:rPr>
        <w:t>:</w:t>
      </w:r>
      <w:r>
        <w:rPr>
          <w:rFonts w:ascii="Verdana" w:hAnsi="Verdana"/>
          <w:color w:val="000000"/>
          <w:szCs w:val="21"/>
          <w:shd w:val="clear" w:color="auto" w:fill="FFFFFF"/>
        </w:rPr>
        <w:t>北京交通大学</w:t>
      </w:r>
      <w:r>
        <w:rPr>
          <w:rFonts w:ascii="Verdana" w:hAnsi="Verdana"/>
          <w:color w:val="000000"/>
          <w:szCs w:val="21"/>
          <w:shd w:val="clear" w:color="auto" w:fill="FFFFFF"/>
        </w:rPr>
        <w:t>, 2011</w:t>
      </w:r>
      <w:bookmarkEnd w:id="908"/>
      <w:bookmarkEnd w:id="909"/>
    </w:p>
    <w:p w14:paraId="34A2D75A" w14:textId="77777777" w:rsidR="00A26A9A" w:rsidRDefault="00A26A9A" w:rsidP="003C290D">
      <w:pPr>
        <w:widowControl/>
        <w:numPr>
          <w:ilvl w:val="0"/>
          <w:numId w:val="14"/>
        </w:numPr>
        <w:shd w:val="clear" w:color="auto" w:fill="FFFFFF"/>
        <w:adjustRightInd/>
        <w:spacing w:line="360" w:lineRule="auto"/>
        <w:textAlignment w:val="auto"/>
        <w:rPr>
          <w:rFonts w:ascii="Verdana" w:hAnsi="Verdana" w:cs="宋体"/>
          <w:color w:val="000000"/>
          <w:szCs w:val="21"/>
        </w:rPr>
      </w:pPr>
      <w:bookmarkStart w:id="910" w:name="_Ref455566256"/>
      <w:r>
        <w:rPr>
          <w:rFonts w:ascii="Verdana" w:hAnsi="Verdana" w:cs="宋体" w:hint="eastAsia"/>
          <w:color w:val="000000"/>
          <w:szCs w:val="21"/>
        </w:rPr>
        <w:t>赵</w:t>
      </w:r>
      <w:r>
        <w:rPr>
          <w:rFonts w:ascii="Verdana" w:hAnsi="Verdana" w:cs="宋体"/>
          <w:color w:val="000000"/>
          <w:szCs w:val="21"/>
        </w:rPr>
        <w:t>民栋</w:t>
      </w:r>
      <w:r>
        <w:rPr>
          <w:rFonts w:ascii="Verdana" w:hAnsi="Verdana" w:cs="宋体"/>
          <w:color w:val="000000"/>
          <w:szCs w:val="21"/>
        </w:rPr>
        <w:t>.</w:t>
      </w:r>
      <w:r>
        <w:rPr>
          <w:rFonts w:ascii="Verdana" w:hAnsi="Verdana" w:cs="宋体" w:hint="eastAsia"/>
          <w:color w:val="000000"/>
          <w:szCs w:val="21"/>
        </w:rPr>
        <w:t>嵌入式</w:t>
      </w:r>
      <w:r>
        <w:rPr>
          <w:rFonts w:ascii="Verdana" w:hAnsi="Verdana" w:cs="宋体"/>
          <w:color w:val="000000"/>
          <w:szCs w:val="21"/>
        </w:rPr>
        <w:t>软件集成开发环境中调试器的设计与实现</w:t>
      </w:r>
      <w:r>
        <w:rPr>
          <w:rFonts w:ascii="Verdana" w:hAnsi="Verdana"/>
          <w:color w:val="000000"/>
          <w:szCs w:val="21"/>
          <w:shd w:val="clear" w:color="auto" w:fill="FFFFFF"/>
        </w:rPr>
        <w:t>[D]</w:t>
      </w:r>
      <w:r>
        <w:rPr>
          <w:rFonts w:ascii="Verdana" w:hAnsi="Verdana" w:cs="宋体"/>
          <w:color w:val="000000"/>
          <w:szCs w:val="21"/>
        </w:rPr>
        <w:t xml:space="preserve">. </w:t>
      </w:r>
      <w:r>
        <w:rPr>
          <w:rFonts w:ascii="Verdana" w:hAnsi="Verdana" w:cs="宋体"/>
          <w:color w:val="000000"/>
          <w:szCs w:val="21"/>
        </w:rPr>
        <w:t>陕西</w:t>
      </w:r>
      <w:r>
        <w:rPr>
          <w:rFonts w:ascii="Verdana" w:hAnsi="Verdana" w:cs="宋体" w:hint="eastAsia"/>
          <w:color w:val="000000"/>
          <w:szCs w:val="21"/>
        </w:rPr>
        <w:t>:</w:t>
      </w:r>
      <w:r>
        <w:rPr>
          <w:rFonts w:ascii="Verdana" w:hAnsi="Verdana" w:cs="宋体"/>
          <w:color w:val="000000"/>
          <w:szCs w:val="21"/>
        </w:rPr>
        <w:t>西北工业大学</w:t>
      </w:r>
      <w:r>
        <w:rPr>
          <w:rFonts w:ascii="Verdana" w:hAnsi="Verdana" w:cs="宋体" w:hint="eastAsia"/>
          <w:color w:val="000000"/>
          <w:szCs w:val="21"/>
        </w:rPr>
        <w:t>, 2004.3</w:t>
      </w:r>
      <w:r>
        <w:rPr>
          <w:rFonts w:ascii="Verdana" w:hAnsi="Verdana" w:cs="宋体"/>
          <w:color w:val="000000"/>
          <w:szCs w:val="21"/>
        </w:rPr>
        <w:t>-7</w:t>
      </w:r>
      <w:bookmarkEnd w:id="896"/>
      <w:bookmarkEnd w:id="910"/>
    </w:p>
    <w:p w14:paraId="662C683E" w14:textId="77777777" w:rsidR="00A26A9A" w:rsidRPr="000D6E5F" w:rsidRDefault="00A26A9A" w:rsidP="003C290D">
      <w:pPr>
        <w:widowControl/>
        <w:numPr>
          <w:ilvl w:val="0"/>
          <w:numId w:val="14"/>
        </w:numPr>
        <w:shd w:val="clear" w:color="auto" w:fill="FFFFFF"/>
        <w:adjustRightInd/>
        <w:spacing w:line="360" w:lineRule="auto"/>
        <w:textAlignment w:val="auto"/>
        <w:rPr>
          <w:rFonts w:ascii="Verdana" w:hAnsi="Verdana" w:cs="宋体"/>
          <w:color w:val="000000"/>
          <w:szCs w:val="21"/>
        </w:rPr>
      </w:pPr>
      <w:bookmarkStart w:id="911" w:name="_Ref455548076"/>
      <w:r>
        <w:rPr>
          <w:rFonts w:ascii="Verdana" w:hAnsi="Verdana" w:cs="宋体" w:hint="eastAsia"/>
          <w:color w:val="000000"/>
          <w:szCs w:val="21"/>
        </w:rPr>
        <w:t>连</w:t>
      </w:r>
      <w:r>
        <w:rPr>
          <w:rFonts w:ascii="Verdana" w:hAnsi="Verdana" w:cs="宋体"/>
          <w:color w:val="000000"/>
          <w:szCs w:val="21"/>
        </w:rPr>
        <w:t>丽红</w:t>
      </w:r>
      <w:r>
        <w:rPr>
          <w:rFonts w:ascii="Verdana" w:hAnsi="Verdana" w:cs="宋体"/>
          <w:color w:val="000000"/>
          <w:szCs w:val="21"/>
        </w:rPr>
        <w:t>.</w:t>
      </w:r>
      <w:r>
        <w:rPr>
          <w:rFonts w:ascii="Verdana" w:hAnsi="Verdana" w:cs="宋体" w:hint="eastAsia"/>
          <w:color w:val="000000"/>
          <w:szCs w:val="21"/>
        </w:rPr>
        <w:t>嵌入式</w:t>
      </w:r>
      <w:r>
        <w:rPr>
          <w:rFonts w:ascii="Verdana" w:hAnsi="Verdana" w:cs="宋体"/>
          <w:color w:val="000000"/>
          <w:szCs w:val="21"/>
        </w:rPr>
        <w:t>调试技术的研究与实现</w:t>
      </w:r>
      <w:r>
        <w:rPr>
          <w:rFonts w:ascii="Verdana" w:hAnsi="Verdana" w:cs="宋体" w:hint="eastAsia"/>
          <w:color w:val="000000"/>
          <w:szCs w:val="21"/>
        </w:rPr>
        <w:t>[</w:t>
      </w:r>
      <w:r>
        <w:rPr>
          <w:rFonts w:ascii="Verdana" w:hAnsi="Verdana" w:cs="宋体"/>
          <w:color w:val="000000"/>
          <w:szCs w:val="21"/>
        </w:rPr>
        <w:t>D</w:t>
      </w:r>
      <w:r>
        <w:rPr>
          <w:rFonts w:ascii="Verdana" w:hAnsi="Verdana" w:cs="宋体" w:hint="eastAsia"/>
          <w:color w:val="000000"/>
          <w:szCs w:val="21"/>
        </w:rPr>
        <w:t>]</w:t>
      </w:r>
      <w:r>
        <w:rPr>
          <w:rFonts w:ascii="Verdana" w:hAnsi="Verdana" w:cs="宋体"/>
          <w:color w:val="000000"/>
          <w:szCs w:val="21"/>
        </w:rPr>
        <w:t>.</w:t>
      </w:r>
      <w:r>
        <w:rPr>
          <w:rFonts w:ascii="Verdana" w:hAnsi="Verdana" w:cs="宋体" w:hint="eastAsia"/>
          <w:color w:val="000000"/>
          <w:szCs w:val="21"/>
        </w:rPr>
        <w:t>福建</w:t>
      </w:r>
      <w:r>
        <w:rPr>
          <w:rFonts w:ascii="Verdana" w:hAnsi="Verdana" w:cs="宋体" w:hint="eastAsia"/>
          <w:color w:val="000000"/>
          <w:szCs w:val="21"/>
        </w:rPr>
        <w:t>.</w:t>
      </w:r>
      <w:r>
        <w:rPr>
          <w:rFonts w:ascii="Verdana" w:hAnsi="Verdana" w:cs="宋体" w:hint="eastAsia"/>
          <w:color w:val="000000"/>
          <w:szCs w:val="21"/>
        </w:rPr>
        <w:t>厦门</w:t>
      </w:r>
      <w:r>
        <w:rPr>
          <w:rFonts w:ascii="Verdana" w:hAnsi="Verdana" w:cs="宋体"/>
          <w:color w:val="000000"/>
          <w:szCs w:val="21"/>
        </w:rPr>
        <w:t>大学</w:t>
      </w:r>
      <w:r>
        <w:rPr>
          <w:rFonts w:ascii="Verdana" w:hAnsi="Verdana" w:cs="宋体" w:hint="eastAsia"/>
          <w:color w:val="000000"/>
          <w:szCs w:val="21"/>
        </w:rPr>
        <w:t>, 2009.6-7</w:t>
      </w:r>
      <w:bookmarkEnd w:id="911"/>
    </w:p>
    <w:p w14:paraId="50A7F67A" w14:textId="77777777" w:rsidR="00A26A9A" w:rsidRDefault="00A26A9A" w:rsidP="003C290D">
      <w:pPr>
        <w:widowControl/>
        <w:numPr>
          <w:ilvl w:val="0"/>
          <w:numId w:val="14"/>
        </w:numPr>
        <w:shd w:val="clear" w:color="auto" w:fill="FFFFFF"/>
        <w:adjustRightInd/>
        <w:spacing w:line="360" w:lineRule="auto"/>
        <w:textAlignment w:val="auto"/>
        <w:rPr>
          <w:rFonts w:ascii="Verdana" w:hAnsi="Verdana" w:cs="宋体"/>
          <w:color w:val="000000"/>
          <w:szCs w:val="21"/>
        </w:rPr>
      </w:pPr>
      <w:bookmarkStart w:id="912" w:name="_Ref455548079"/>
      <w:r w:rsidRPr="00F503F4">
        <w:rPr>
          <w:rFonts w:ascii="Verdana" w:hAnsi="Verdana" w:cs="宋体"/>
          <w:color w:val="000000"/>
          <w:szCs w:val="21"/>
        </w:rPr>
        <w:t>李铠鑫</w:t>
      </w:r>
      <w:r w:rsidRPr="00F503F4">
        <w:rPr>
          <w:rFonts w:ascii="Verdana" w:hAnsi="Verdana" w:cs="宋体"/>
          <w:color w:val="000000"/>
          <w:szCs w:val="21"/>
        </w:rPr>
        <w:t>. JAVA</w:t>
      </w:r>
      <w:r w:rsidRPr="00F503F4">
        <w:rPr>
          <w:rFonts w:ascii="Verdana" w:hAnsi="Verdana" w:cs="宋体"/>
          <w:color w:val="000000"/>
          <w:szCs w:val="21"/>
        </w:rPr>
        <w:t>卡调试平台的设计与实现</w:t>
      </w:r>
      <w:r>
        <w:rPr>
          <w:rFonts w:ascii="Verdana" w:hAnsi="Verdana" w:cs="宋体"/>
          <w:color w:val="000000"/>
          <w:szCs w:val="21"/>
        </w:rPr>
        <w:t>[D</w:t>
      </w:r>
      <w:r w:rsidRPr="00F503F4">
        <w:rPr>
          <w:rFonts w:ascii="Verdana" w:hAnsi="Verdana" w:cs="宋体"/>
          <w:color w:val="000000"/>
          <w:szCs w:val="21"/>
        </w:rPr>
        <w:t xml:space="preserve">]. </w:t>
      </w:r>
      <w:r w:rsidRPr="00F503F4">
        <w:rPr>
          <w:rFonts w:ascii="Verdana" w:hAnsi="Verdana" w:cs="宋体"/>
          <w:color w:val="000000"/>
          <w:szCs w:val="21"/>
        </w:rPr>
        <w:t>北京</w:t>
      </w:r>
      <w:r w:rsidRPr="00F503F4">
        <w:rPr>
          <w:rFonts w:ascii="Verdana" w:hAnsi="Verdana" w:cs="宋体"/>
          <w:color w:val="000000"/>
          <w:szCs w:val="21"/>
        </w:rPr>
        <w:t>:</w:t>
      </w:r>
      <w:r w:rsidRPr="00F503F4">
        <w:rPr>
          <w:rFonts w:ascii="Verdana" w:hAnsi="Verdana" w:cs="宋体"/>
          <w:color w:val="000000"/>
          <w:szCs w:val="21"/>
        </w:rPr>
        <w:t>北京邮电大学</w:t>
      </w:r>
      <w:r w:rsidRPr="00F503F4">
        <w:rPr>
          <w:rFonts w:ascii="Verdana" w:hAnsi="Verdana" w:cs="宋体"/>
          <w:color w:val="000000"/>
          <w:szCs w:val="21"/>
        </w:rPr>
        <w:t>, 2011. 1-50</w:t>
      </w:r>
      <w:bookmarkEnd w:id="912"/>
    </w:p>
    <w:p w14:paraId="56A78BFF"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bookmarkStart w:id="913" w:name="_Ref455566696"/>
      <w:r w:rsidRPr="00F6454F">
        <w:rPr>
          <w:rFonts w:ascii="Verdana" w:hAnsi="Verdana"/>
          <w:szCs w:val="21"/>
          <w:shd w:val="clear" w:color="auto" w:fill="FFFFFF"/>
        </w:rPr>
        <w:t>刘剑</w:t>
      </w:r>
      <w:r w:rsidRPr="00F6454F">
        <w:rPr>
          <w:rFonts w:ascii="Verdana" w:hAnsi="Verdana"/>
          <w:szCs w:val="21"/>
          <w:shd w:val="clear" w:color="auto" w:fill="FFFFFF"/>
        </w:rPr>
        <w:t>. Java</w:t>
      </w:r>
      <w:r w:rsidRPr="00F6454F">
        <w:rPr>
          <w:rFonts w:ascii="Verdana" w:hAnsi="Verdana"/>
          <w:szCs w:val="21"/>
          <w:shd w:val="clear" w:color="auto" w:fill="FFFFFF"/>
        </w:rPr>
        <w:t>卡测试平台的设计与实现</w:t>
      </w:r>
      <w:r w:rsidRPr="00F6454F">
        <w:rPr>
          <w:rFonts w:ascii="Verdana" w:hAnsi="Verdana"/>
          <w:szCs w:val="21"/>
          <w:shd w:val="clear" w:color="auto" w:fill="FFFFFF"/>
        </w:rPr>
        <w:t xml:space="preserve">[D]. </w:t>
      </w:r>
      <w:r w:rsidRPr="00F6454F">
        <w:rPr>
          <w:rFonts w:ascii="Verdana" w:hAnsi="Verdana"/>
          <w:szCs w:val="21"/>
          <w:shd w:val="clear" w:color="auto" w:fill="FFFFFF"/>
        </w:rPr>
        <w:t>北京</w:t>
      </w:r>
      <w:r w:rsidRPr="00F6454F">
        <w:rPr>
          <w:rFonts w:ascii="Verdana" w:hAnsi="Verdana"/>
          <w:szCs w:val="21"/>
          <w:shd w:val="clear" w:color="auto" w:fill="FFFFFF"/>
        </w:rPr>
        <w:t>:</w:t>
      </w:r>
      <w:r w:rsidRPr="00F6454F">
        <w:rPr>
          <w:rFonts w:ascii="Verdana" w:hAnsi="Verdana"/>
          <w:szCs w:val="21"/>
          <w:shd w:val="clear" w:color="auto" w:fill="FFFFFF"/>
        </w:rPr>
        <w:t>北京邮电大学</w:t>
      </w:r>
      <w:r w:rsidRPr="00F6454F">
        <w:rPr>
          <w:rFonts w:ascii="Verdana" w:hAnsi="Verdana"/>
          <w:szCs w:val="21"/>
          <w:shd w:val="clear" w:color="auto" w:fill="FFFFFF"/>
        </w:rPr>
        <w:t>, 2010</w:t>
      </w:r>
      <w:bookmarkEnd w:id="913"/>
    </w:p>
    <w:p w14:paraId="74B2A221"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bookmarkStart w:id="914" w:name="_Ref455564188"/>
      <w:r w:rsidRPr="00F6454F">
        <w:rPr>
          <w:rFonts w:ascii="Verdana" w:hAnsi="Verdana" w:cs="宋体"/>
          <w:szCs w:val="21"/>
        </w:rPr>
        <w:t>王爱英</w:t>
      </w:r>
      <w:r w:rsidRPr="00F6454F">
        <w:rPr>
          <w:rFonts w:ascii="Verdana" w:hAnsi="Verdana" w:cs="宋体"/>
          <w:szCs w:val="21"/>
        </w:rPr>
        <w:t xml:space="preserve">. </w:t>
      </w:r>
      <w:r w:rsidRPr="00F6454F">
        <w:rPr>
          <w:rFonts w:ascii="Verdana" w:hAnsi="Verdana" w:cs="宋体"/>
          <w:szCs w:val="21"/>
        </w:rPr>
        <w:t>智能卡技术：</w:t>
      </w:r>
      <w:r w:rsidRPr="00F6454F">
        <w:rPr>
          <w:rFonts w:ascii="Verdana" w:hAnsi="Verdana" w:cs="宋体"/>
          <w:szCs w:val="21"/>
        </w:rPr>
        <w:t>IC</w:t>
      </w:r>
      <w:r w:rsidRPr="00F6454F">
        <w:rPr>
          <w:rFonts w:ascii="Verdana" w:hAnsi="Verdana" w:cs="宋体"/>
          <w:szCs w:val="21"/>
        </w:rPr>
        <w:t>卡与</w:t>
      </w:r>
      <w:r w:rsidRPr="00F6454F">
        <w:rPr>
          <w:rFonts w:ascii="Verdana" w:hAnsi="Verdana" w:cs="宋体"/>
          <w:szCs w:val="21"/>
        </w:rPr>
        <w:t>RFID</w:t>
      </w:r>
      <w:r w:rsidRPr="00F6454F">
        <w:rPr>
          <w:rFonts w:ascii="Verdana" w:hAnsi="Verdana" w:cs="宋体"/>
          <w:szCs w:val="21"/>
        </w:rPr>
        <w:t>标签</w:t>
      </w:r>
      <w:r w:rsidRPr="00F6454F">
        <w:rPr>
          <w:rFonts w:ascii="Verdana" w:hAnsi="Verdana" w:cs="宋体"/>
          <w:szCs w:val="21"/>
        </w:rPr>
        <w:t xml:space="preserve">[M]. </w:t>
      </w:r>
      <w:r w:rsidRPr="00F6454F">
        <w:rPr>
          <w:rFonts w:ascii="Verdana" w:hAnsi="Verdana" w:cs="宋体"/>
          <w:szCs w:val="21"/>
        </w:rPr>
        <w:t>北京</w:t>
      </w:r>
      <w:r w:rsidRPr="00F6454F">
        <w:rPr>
          <w:rFonts w:ascii="Verdana" w:hAnsi="Verdana" w:cs="宋体"/>
          <w:szCs w:val="21"/>
        </w:rPr>
        <w:t>:</w:t>
      </w:r>
      <w:r w:rsidRPr="00F6454F">
        <w:rPr>
          <w:rFonts w:ascii="Verdana" w:hAnsi="Verdana" w:cs="宋体"/>
          <w:szCs w:val="21"/>
        </w:rPr>
        <w:t>清华大学出版社</w:t>
      </w:r>
      <w:r w:rsidRPr="00F6454F">
        <w:rPr>
          <w:rFonts w:ascii="Verdana" w:hAnsi="Verdana" w:cs="宋体"/>
          <w:szCs w:val="21"/>
        </w:rPr>
        <w:t>, 2009. 55-80</w:t>
      </w:r>
      <w:bookmarkEnd w:id="914"/>
    </w:p>
    <w:p w14:paraId="0402CCCB"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bookmarkStart w:id="915" w:name="_Ref455567241"/>
      <w:r w:rsidRPr="00F6454F">
        <w:rPr>
          <w:rFonts w:ascii="Verdana" w:hAnsi="Verdana" w:cs="宋体"/>
          <w:szCs w:val="21"/>
        </w:rPr>
        <w:t>张之津</w:t>
      </w:r>
      <w:r w:rsidRPr="00F6454F">
        <w:rPr>
          <w:rFonts w:ascii="Verdana" w:hAnsi="Verdana" w:cs="宋体"/>
          <w:szCs w:val="21"/>
        </w:rPr>
        <w:t xml:space="preserve">, </w:t>
      </w:r>
      <w:r w:rsidRPr="00F6454F">
        <w:rPr>
          <w:rFonts w:ascii="Verdana" w:hAnsi="Verdana" w:cs="宋体"/>
          <w:szCs w:val="21"/>
        </w:rPr>
        <w:t>李胜广</w:t>
      </w:r>
      <w:r w:rsidRPr="00F6454F">
        <w:rPr>
          <w:rFonts w:ascii="Verdana" w:hAnsi="Verdana" w:cs="宋体"/>
          <w:szCs w:val="21"/>
        </w:rPr>
        <w:t xml:space="preserve">, </w:t>
      </w:r>
      <w:r w:rsidRPr="00F6454F">
        <w:rPr>
          <w:rFonts w:ascii="Verdana" w:hAnsi="Verdana" w:cs="宋体"/>
          <w:szCs w:val="21"/>
        </w:rPr>
        <w:t>薛艺泽</w:t>
      </w:r>
      <w:r w:rsidRPr="00F6454F">
        <w:rPr>
          <w:rFonts w:ascii="Verdana" w:hAnsi="Verdana" w:cs="宋体"/>
          <w:szCs w:val="21"/>
        </w:rPr>
        <w:t xml:space="preserve">. </w:t>
      </w:r>
      <w:r w:rsidRPr="00F6454F">
        <w:rPr>
          <w:rFonts w:ascii="Verdana" w:hAnsi="Verdana" w:cs="宋体"/>
          <w:szCs w:val="21"/>
        </w:rPr>
        <w:t>智能卡安全与设计</w:t>
      </w:r>
      <w:r w:rsidRPr="00F6454F">
        <w:rPr>
          <w:rFonts w:ascii="Verdana" w:hAnsi="Verdana" w:cs="宋体"/>
          <w:szCs w:val="21"/>
        </w:rPr>
        <w:t xml:space="preserve">[M]. </w:t>
      </w:r>
      <w:r w:rsidRPr="00F6454F">
        <w:rPr>
          <w:rFonts w:ascii="Verdana" w:hAnsi="Verdana" w:cs="宋体"/>
          <w:szCs w:val="21"/>
        </w:rPr>
        <w:t>北京</w:t>
      </w:r>
      <w:r w:rsidRPr="00F6454F">
        <w:rPr>
          <w:rFonts w:ascii="Verdana" w:hAnsi="Verdana" w:cs="宋体"/>
          <w:szCs w:val="21"/>
        </w:rPr>
        <w:t>:</w:t>
      </w:r>
      <w:r w:rsidRPr="00F6454F">
        <w:rPr>
          <w:rFonts w:ascii="Verdana" w:hAnsi="Verdana" w:cs="宋体"/>
          <w:szCs w:val="21"/>
        </w:rPr>
        <w:t>清华大学出版社</w:t>
      </w:r>
      <w:r w:rsidRPr="00F6454F">
        <w:rPr>
          <w:rFonts w:ascii="Verdana" w:hAnsi="Verdana" w:cs="宋体"/>
          <w:szCs w:val="21"/>
        </w:rPr>
        <w:t>, 2010. 86-1</w:t>
      </w:r>
      <w:bookmarkEnd w:id="915"/>
      <w:r w:rsidRPr="00F6454F">
        <w:rPr>
          <w:rFonts w:ascii="Verdana" w:hAnsi="Verdana" w:cs="宋体"/>
          <w:szCs w:val="21"/>
        </w:rPr>
        <w:t>08</w:t>
      </w:r>
    </w:p>
    <w:p w14:paraId="7A774482"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bookmarkStart w:id="916" w:name="_Ref455567639"/>
      <w:r w:rsidRPr="00F6454F">
        <w:rPr>
          <w:rFonts w:ascii="Verdana" w:hAnsi="Verdana" w:cs="宋体"/>
          <w:szCs w:val="21"/>
        </w:rPr>
        <w:t>李国俊</w:t>
      </w:r>
      <w:r w:rsidRPr="00F6454F">
        <w:rPr>
          <w:rFonts w:ascii="Verdana" w:hAnsi="Verdana" w:cs="宋体" w:hint="eastAsia"/>
          <w:szCs w:val="21"/>
        </w:rPr>
        <w:t xml:space="preserve">, </w:t>
      </w:r>
      <w:r w:rsidRPr="00F6454F">
        <w:rPr>
          <w:rFonts w:ascii="Verdana" w:hAnsi="Verdana" w:cs="宋体"/>
          <w:szCs w:val="21"/>
        </w:rPr>
        <w:t>董晶晶</w:t>
      </w:r>
      <w:r w:rsidRPr="00F6454F">
        <w:rPr>
          <w:rFonts w:ascii="Verdana" w:hAnsi="Verdana" w:cs="宋体" w:hint="eastAsia"/>
          <w:szCs w:val="21"/>
        </w:rPr>
        <w:t>,</w:t>
      </w:r>
      <w:r w:rsidRPr="00F6454F">
        <w:rPr>
          <w:rFonts w:ascii="Verdana" w:hAnsi="Verdana" w:cs="宋体"/>
          <w:szCs w:val="21"/>
        </w:rPr>
        <w:t xml:space="preserve"> </w:t>
      </w:r>
      <w:r w:rsidRPr="00F6454F">
        <w:rPr>
          <w:rFonts w:ascii="Verdana" w:hAnsi="Verdana" w:cs="宋体"/>
          <w:szCs w:val="21"/>
        </w:rPr>
        <w:t>周瑾</w:t>
      </w:r>
      <w:r w:rsidRPr="00F6454F">
        <w:rPr>
          <w:rFonts w:ascii="Verdana" w:hAnsi="Verdana" w:cs="宋体"/>
          <w:szCs w:val="21"/>
        </w:rPr>
        <w:t xml:space="preserve">. </w:t>
      </w:r>
      <w:r w:rsidRPr="00F6454F">
        <w:rPr>
          <w:rFonts w:ascii="Verdana" w:hAnsi="Verdana" w:cs="宋体"/>
          <w:szCs w:val="21"/>
        </w:rPr>
        <w:t>智能卡</w:t>
      </w:r>
      <w:r w:rsidRPr="00F6454F">
        <w:rPr>
          <w:rFonts w:ascii="Verdana" w:hAnsi="Verdana" w:cs="宋体"/>
          <w:szCs w:val="21"/>
        </w:rPr>
        <w:t>COS</w:t>
      </w:r>
      <w:r w:rsidRPr="00F6454F">
        <w:rPr>
          <w:rFonts w:ascii="Verdana" w:hAnsi="Verdana" w:cs="宋体"/>
          <w:szCs w:val="21"/>
        </w:rPr>
        <w:t>安全性测试研究</w:t>
      </w:r>
      <w:r w:rsidRPr="00F6454F">
        <w:rPr>
          <w:rFonts w:ascii="Verdana" w:hAnsi="Verdana" w:cs="宋体"/>
          <w:szCs w:val="21"/>
        </w:rPr>
        <w:t xml:space="preserve">[J]. </w:t>
      </w:r>
      <w:r w:rsidRPr="00F6454F">
        <w:rPr>
          <w:rFonts w:ascii="Verdana" w:hAnsi="Verdana" w:cs="宋体"/>
          <w:szCs w:val="21"/>
        </w:rPr>
        <w:t>计算机技术与发展</w:t>
      </w:r>
      <w:r w:rsidRPr="00F6454F">
        <w:rPr>
          <w:rFonts w:ascii="Verdana" w:hAnsi="Verdana" w:cs="宋体"/>
          <w:szCs w:val="21"/>
        </w:rPr>
        <w:t>, 2014, 24(2): 164-167</w:t>
      </w:r>
      <w:bookmarkEnd w:id="916"/>
    </w:p>
    <w:p w14:paraId="4C8C3B58"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r w:rsidRPr="00F6454F">
        <w:rPr>
          <w:rFonts w:ascii="Verdana" w:hAnsi="Verdana" w:cs="宋体"/>
          <w:szCs w:val="21"/>
        </w:rPr>
        <w:t>周志明</w:t>
      </w:r>
      <w:r w:rsidRPr="00F6454F">
        <w:rPr>
          <w:rFonts w:ascii="Verdana" w:hAnsi="Verdana" w:cs="宋体"/>
          <w:szCs w:val="21"/>
        </w:rPr>
        <w:t xml:space="preserve">. </w:t>
      </w:r>
      <w:r w:rsidRPr="00F6454F">
        <w:rPr>
          <w:rFonts w:ascii="Verdana" w:hAnsi="Verdana" w:cs="宋体"/>
          <w:szCs w:val="21"/>
        </w:rPr>
        <w:t>深入理解</w:t>
      </w:r>
      <w:r w:rsidRPr="00F6454F">
        <w:rPr>
          <w:rFonts w:ascii="Verdana" w:hAnsi="Verdana" w:cs="宋体"/>
          <w:szCs w:val="21"/>
        </w:rPr>
        <w:t>Java</w:t>
      </w:r>
      <w:r w:rsidRPr="00F6454F">
        <w:rPr>
          <w:rFonts w:ascii="Verdana" w:hAnsi="Verdana" w:cs="宋体"/>
          <w:szCs w:val="21"/>
        </w:rPr>
        <w:t>虚拟机：</w:t>
      </w:r>
      <w:r w:rsidRPr="00F6454F">
        <w:rPr>
          <w:rFonts w:ascii="Verdana" w:hAnsi="Verdana" w:cs="宋体"/>
          <w:szCs w:val="21"/>
        </w:rPr>
        <w:t>JVM</w:t>
      </w:r>
      <w:r w:rsidRPr="00F6454F">
        <w:rPr>
          <w:rFonts w:ascii="Verdana" w:hAnsi="Verdana" w:cs="宋体"/>
          <w:szCs w:val="21"/>
        </w:rPr>
        <w:t>高级特性与最佳实践（第</w:t>
      </w:r>
      <w:r w:rsidRPr="00F6454F">
        <w:rPr>
          <w:rFonts w:ascii="Verdana" w:hAnsi="Verdana" w:cs="宋体"/>
          <w:szCs w:val="21"/>
        </w:rPr>
        <w:t>2</w:t>
      </w:r>
      <w:r w:rsidRPr="00F6454F">
        <w:rPr>
          <w:rFonts w:ascii="Verdana" w:hAnsi="Verdana" w:cs="宋体"/>
          <w:szCs w:val="21"/>
        </w:rPr>
        <w:t>版）</w:t>
      </w:r>
      <w:r w:rsidRPr="00F6454F">
        <w:rPr>
          <w:rFonts w:ascii="Verdana" w:hAnsi="Verdana" w:cs="宋体"/>
          <w:szCs w:val="21"/>
        </w:rPr>
        <w:t xml:space="preserve">[M]. </w:t>
      </w:r>
      <w:r w:rsidRPr="00F6454F">
        <w:rPr>
          <w:rFonts w:ascii="Verdana" w:hAnsi="Verdana" w:cs="宋体"/>
          <w:szCs w:val="21"/>
        </w:rPr>
        <w:t>北京</w:t>
      </w:r>
      <w:r w:rsidRPr="00F6454F">
        <w:rPr>
          <w:rFonts w:ascii="Verdana" w:hAnsi="Verdana" w:cs="宋体"/>
          <w:szCs w:val="21"/>
        </w:rPr>
        <w:t>:</w:t>
      </w:r>
      <w:r w:rsidRPr="00F6454F">
        <w:rPr>
          <w:rFonts w:ascii="Verdana" w:hAnsi="Verdana" w:cs="宋体"/>
          <w:szCs w:val="21"/>
        </w:rPr>
        <w:t>机械工业出版社</w:t>
      </w:r>
      <w:r w:rsidRPr="00F6454F">
        <w:rPr>
          <w:rFonts w:ascii="Verdana" w:hAnsi="Verdana" w:cs="宋体"/>
          <w:szCs w:val="21"/>
        </w:rPr>
        <w:t xml:space="preserve">, 2013. </w:t>
      </w:r>
    </w:p>
    <w:p w14:paraId="3ACD6C38"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r w:rsidRPr="00F6454F">
        <w:rPr>
          <w:rFonts w:ascii="Verdana" w:hAnsi="Verdana" w:cs="宋体"/>
          <w:szCs w:val="21"/>
        </w:rPr>
        <w:t>葛一鸣</w:t>
      </w:r>
      <w:r w:rsidRPr="00F6454F">
        <w:rPr>
          <w:rFonts w:ascii="Verdana" w:hAnsi="Verdana" w:cs="宋体"/>
          <w:szCs w:val="21"/>
        </w:rPr>
        <w:t xml:space="preserve">. </w:t>
      </w:r>
      <w:r w:rsidRPr="00F6454F">
        <w:rPr>
          <w:rFonts w:ascii="Verdana" w:hAnsi="Verdana" w:cs="宋体"/>
          <w:szCs w:val="21"/>
        </w:rPr>
        <w:t>实战</w:t>
      </w:r>
      <w:r w:rsidRPr="00F6454F">
        <w:rPr>
          <w:rFonts w:ascii="Verdana" w:hAnsi="Verdana" w:cs="宋体"/>
          <w:szCs w:val="21"/>
        </w:rPr>
        <w:t>Java</w:t>
      </w:r>
      <w:r w:rsidRPr="00F6454F">
        <w:rPr>
          <w:rFonts w:ascii="Verdana" w:hAnsi="Verdana" w:cs="宋体"/>
          <w:szCs w:val="21"/>
        </w:rPr>
        <w:t>虚拟机：</w:t>
      </w:r>
      <w:r w:rsidRPr="00F6454F">
        <w:rPr>
          <w:rFonts w:ascii="Verdana" w:hAnsi="Verdana" w:cs="宋体"/>
          <w:szCs w:val="21"/>
        </w:rPr>
        <w:t>JVM</w:t>
      </w:r>
      <w:r w:rsidRPr="00F6454F">
        <w:rPr>
          <w:rFonts w:ascii="Verdana" w:hAnsi="Verdana" w:cs="宋体"/>
          <w:szCs w:val="21"/>
        </w:rPr>
        <w:t>故障诊断与性能优化</w:t>
      </w:r>
      <w:r w:rsidRPr="00F6454F">
        <w:rPr>
          <w:rFonts w:ascii="Verdana" w:hAnsi="Verdana" w:cs="宋体"/>
          <w:szCs w:val="21"/>
        </w:rPr>
        <w:t xml:space="preserve">[M]. </w:t>
      </w:r>
      <w:r w:rsidRPr="00F6454F">
        <w:rPr>
          <w:rFonts w:ascii="Verdana" w:hAnsi="Verdana" w:cs="宋体"/>
          <w:szCs w:val="21"/>
        </w:rPr>
        <w:t>北京</w:t>
      </w:r>
      <w:r w:rsidRPr="00F6454F">
        <w:rPr>
          <w:rFonts w:ascii="Verdana" w:hAnsi="Verdana" w:cs="宋体"/>
          <w:szCs w:val="21"/>
        </w:rPr>
        <w:t>:</w:t>
      </w:r>
      <w:r w:rsidRPr="00F6454F">
        <w:rPr>
          <w:rFonts w:ascii="Verdana" w:hAnsi="Verdana" w:cs="宋体"/>
          <w:szCs w:val="21"/>
        </w:rPr>
        <w:t>电子工业出版社</w:t>
      </w:r>
      <w:r w:rsidRPr="00F6454F">
        <w:rPr>
          <w:rFonts w:ascii="Verdana" w:hAnsi="Verdana" w:cs="宋体"/>
          <w:szCs w:val="21"/>
        </w:rPr>
        <w:t xml:space="preserve">, 2015. </w:t>
      </w:r>
    </w:p>
    <w:p w14:paraId="75BD8498" w14:textId="77777777" w:rsidR="00A26A9A" w:rsidRPr="00F6454F" w:rsidRDefault="00A26A9A" w:rsidP="003C290D">
      <w:pPr>
        <w:widowControl/>
        <w:numPr>
          <w:ilvl w:val="0"/>
          <w:numId w:val="14"/>
        </w:numPr>
        <w:shd w:val="clear" w:color="auto" w:fill="FFFFFF"/>
        <w:adjustRightInd/>
        <w:spacing w:line="360" w:lineRule="auto"/>
        <w:textAlignment w:val="auto"/>
        <w:rPr>
          <w:rFonts w:ascii="Verdana" w:hAnsi="Verdana" w:cs="宋体"/>
          <w:szCs w:val="21"/>
        </w:rPr>
      </w:pPr>
      <w:r w:rsidRPr="00F6454F">
        <w:rPr>
          <w:rFonts w:ascii="Verdana" w:hAnsi="Verdana" w:cs="宋体"/>
          <w:szCs w:val="21"/>
        </w:rPr>
        <w:t>Eric Clayberg, Dan Rube. Eclipse</w:t>
      </w:r>
      <w:r w:rsidRPr="00F6454F">
        <w:rPr>
          <w:rFonts w:ascii="Verdana" w:hAnsi="Verdana" w:cs="宋体"/>
          <w:szCs w:val="21"/>
        </w:rPr>
        <w:t>插件开发（原书第</w:t>
      </w:r>
      <w:r w:rsidRPr="00F6454F">
        <w:rPr>
          <w:rFonts w:ascii="Verdana" w:hAnsi="Verdana" w:cs="宋体"/>
          <w:szCs w:val="21"/>
        </w:rPr>
        <w:t>3</w:t>
      </w:r>
      <w:r w:rsidRPr="00F6454F">
        <w:rPr>
          <w:rFonts w:ascii="Verdana" w:hAnsi="Verdana" w:cs="宋体"/>
          <w:szCs w:val="21"/>
        </w:rPr>
        <w:t>版）（畅销插件开发指南新版）</w:t>
      </w:r>
      <w:r w:rsidRPr="00F6454F">
        <w:rPr>
          <w:rFonts w:ascii="Verdana" w:hAnsi="Verdana" w:cs="宋体"/>
          <w:szCs w:val="21"/>
        </w:rPr>
        <w:t xml:space="preserve">[M]. </w:t>
      </w:r>
      <w:r w:rsidRPr="00F6454F">
        <w:rPr>
          <w:rFonts w:ascii="Verdana" w:hAnsi="Verdana" w:cs="宋体"/>
          <w:szCs w:val="21"/>
        </w:rPr>
        <w:t>北京</w:t>
      </w:r>
      <w:r w:rsidRPr="00F6454F">
        <w:rPr>
          <w:rFonts w:ascii="Verdana" w:hAnsi="Verdana" w:cs="宋体"/>
          <w:szCs w:val="21"/>
        </w:rPr>
        <w:t>:</w:t>
      </w:r>
      <w:r w:rsidRPr="00F6454F">
        <w:rPr>
          <w:rFonts w:ascii="Verdana" w:hAnsi="Verdana" w:cs="宋体"/>
          <w:szCs w:val="21"/>
        </w:rPr>
        <w:t>机械工业出版社</w:t>
      </w:r>
      <w:r w:rsidRPr="00F6454F">
        <w:rPr>
          <w:rFonts w:ascii="Verdana" w:hAnsi="Verdana" w:cs="宋体"/>
          <w:szCs w:val="21"/>
        </w:rPr>
        <w:t>, 2010</w:t>
      </w:r>
    </w:p>
    <w:p w14:paraId="0294BCC6" w14:textId="77777777" w:rsidR="00A26A9A" w:rsidRDefault="00A26A9A" w:rsidP="003C290D">
      <w:pPr>
        <w:widowControl/>
        <w:numPr>
          <w:ilvl w:val="0"/>
          <w:numId w:val="14"/>
        </w:numPr>
        <w:shd w:val="clear" w:color="auto" w:fill="FFFFFF"/>
        <w:adjustRightInd/>
        <w:spacing w:line="360" w:lineRule="auto"/>
        <w:textAlignment w:val="auto"/>
        <w:rPr>
          <w:rFonts w:ascii="Verdana" w:hAnsi="Verdana" w:cs="宋体"/>
          <w:color w:val="000000"/>
          <w:szCs w:val="21"/>
        </w:rPr>
      </w:pPr>
      <w:r w:rsidRPr="007578A0">
        <w:rPr>
          <w:rFonts w:ascii="Verdana" w:hAnsi="Verdana" w:cs="宋体"/>
          <w:color w:val="000000"/>
          <w:szCs w:val="21"/>
        </w:rPr>
        <w:t>张鹏</w:t>
      </w:r>
      <w:r w:rsidRPr="007578A0">
        <w:rPr>
          <w:rFonts w:ascii="Verdana" w:hAnsi="Verdana" w:cs="宋体"/>
          <w:color w:val="000000"/>
          <w:szCs w:val="21"/>
        </w:rPr>
        <w:t xml:space="preserve">, </w:t>
      </w:r>
      <w:r w:rsidRPr="007578A0">
        <w:rPr>
          <w:rFonts w:ascii="Verdana" w:hAnsi="Verdana" w:cs="宋体"/>
          <w:color w:val="000000"/>
          <w:szCs w:val="21"/>
        </w:rPr>
        <w:t>姜昊</w:t>
      </w:r>
      <w:r w:rsidRPr="007578A0">
        <w:rPr>
          <w:rFonts w:ascii="Verdana" w:hAnsi="Verdana" w:cs="宋体"/>
          <w:color w:val="000000"/>
          <w:szCs w:val="21"/>
        </w:rPr>
        <w:t xml:space="preserve">, </w:t>
      </w:r>
      <w:r w:rsidRPr="007578A0">
        <w:rPr>
          <w:rFonts w:ascii="Verdana" w:hAnsi="Verdana" w:cs="宋体"/>
          <w:color w:val="000000"/>
          <w:szCs w:val="21"/>
        </w:rPr>
        <w:t>许力</w:t>
      </w:r>
      <w:r w:rsidRPr="007578A0">
        <w:rPr>
          <w:rFonts w:ascii="Verdana" w:hAnsi="Verdana" w:cs="宋体"/>
          <w:color w:val="000000"/>
          <w:szCs w:val="21"/>
        </w:rPr>
        <w:t>. Eclipse</w:t>
      </w:r>
      <w:r w:rsidRPr="007578A0">
        <w:rPr>
          <w:rFonts w:ascii="Verdana" w:hAnsi="Verdana" w:cs="宋体"/>
          <w:color w:val="000000"/>
          <w:szCs w:val="21"/>
        </w:rPr>
        <w:t>插件开发</w:t>
      </w:r>
      <w:r w:rsidRPr="007578A0">
        <w:rPr>
          <w:rFonts w:ascii="Verdana" w:hAnsi="Verdana" w:cs="宋体"/>
          <w:color w:val="000000"/>
          <w:szCs w:val="21"/>
        </w:rPr>
        <w:t xml:space="preserve">[M]. </w:t>
      </w:r>
      <w:r w:rsidRPr="007578A0">
        <w:rPr>
          <w:rFonts w:ascii="Verdana" w:hAnsi="Verdana" w:cs="宋体"/>
          <w:color w:val="000000"/>
          <w:szCs w:val="21"/>
        </w:rPr>
        <w:t>北京</w:t>
      </w:r>
      <w:r w:rsidRPr="007578A0">
        <w:rPr>
          <w:rFonts w:ascii="Verdana" w:hAnsi="Verdana" w:cs="宋体"/>
          <w:color w:val="000000"/>
          <w:szCs w:val="21"/>
        </w:rPr>
        <w:t>:</w:t>
      </w:r>
      <w:r w:rsidRPr="007578A0">
        <w:rPr>
          <w:rFonts w:ascii="Verdana" w:hAnsi="Verdana" w:cs="宋体"/>
          <w:color w:val="000000"/>
          <w:szCs w:val="21"/>
        </w:rPr>
        <w:t>电子工业出版社</w:t>
      </w:r>
      <w:r w:rsidRPr="007578A0">
        <w:rPr>
          <w:rFonts w:ascii="Verdana" w:hAnsi="Verdana" w:cs="宋体"/>
          <w:color w:val="000000"/>
          <w:szCs w:val="21"/>
        </w:rPr>
        <w:t>,</w:t>
      </w:r>
      <w:r>
        <w:rPr>
          <w:rFonts w:ascii="Verdana" w:hAnsi="Verdana" w:cs="宋体"/>
          <w:color w:val="000000"/>
          <w:szCs w:val="21"/>
        </w:rPr>
        <w:t xml:space="preserve"> 2008</w:t>
      </w:r>
    </w:p>
    <w:p w14:paraId="1F1AADA8" w14:textId="77777777" w:rsidR="00A26A9A" w:rsidRPr="00AB2BBB" w:rsidRDefault="00A26A9A" w:rsidP="003C290D">
      <w:pPr>
        <w:widowControl/>
        <w:numPr>
          <w:ilvl w:val="0"/>
          <w:numId w:val="14"/>
        </w:numPr>
        <w:shd w:val="clear" w:color="auto" w:fill="FFFFFF"/>
        <w:adjustRightInd/>
        <w:spacing w:line="360" w:lineRule="auto"/>
        <w:textAlignment w:val="auto"/>
        <w:rPr>
          <w:rFonts w:ascii="Verdana" w:hAnsi="Verdana" w:cs="宋体"/>
          <w:color w:val="000000"/>
          <w:szCs w:val="21"/>
        </w:rPr>
      </w:pPr>
      <w:bookmarkStart w:id="917" w:name="_Ref455580693"/>
      <w:r w:rsidRPr="00AB2BBB">
        <w:rPr>
          <w:rFonts w:ascii="Verdana" w:hAnsi="Verdana" w:cs="宋体"/>
          <w:color w:val="000000"/>
          <w:szCs w:val="21"/>
        </w:rPr>
        <w:lastRenderedPageBreak/>
        <w:t>Java Card 3 Platform</w:t>
      </w:r>
      <w:r w:rsidRPr="00AB2BBB">
        <w:rPr>
          <w:rFonts w:ascii="Verdana" w:hAnsi="Verdana" w:cs="宋体" w:hint="eastAsia"/>
          <w:color w:val="000000"/>
          <w:szCs w:val="21"/>
        </w:rPr>
        <w:t xml:space="preserve"> </w:t>
      </w:r>
      <w:r w:rsidRPr="00AB2BBB">
        <w:rPr>
          <w:rFonts w:ascii="Verdana" w:hAnsi="Verdana" w:cs="宋体"/>
          <w:color w:val="000000"/>
          <w:szCs w:val="21"/>
        </w:rPr>
        <w:t>Virtual Machine Specification, Classic Edition Version 3.0.4</w:t>
      </w:r>
      <w:bookmarkEnd w:id="917"/>
      <w:r w:rsidRPr="00AB2BBB">
        <w:rPr>
          <w:rFonts w:ascii="Verdana" w:hAnsi="Verdana" w:cs="宋体" w:hint="eastAsia"/>
          <w:color w:val="000000"/>
          <w:szCs w:val="21"/>
        </w:rPr>
        <w:t xml:space="preserve"> </w:t>
      </w:r>
    </w:p>
    <w:p w14:paraId="5D84C293" w14:textId="5720FF84" w:rsidR="00A26A9A" w:rsidRDefault="00A26A9A" w:rsidP="003C290D">
      <w:pPr>
        <w:widowControl/>
        <w:numPr>
          <w:ilvl w:val="0"/>
          <w:numId w:val="14"/>
        </w:numPr>
        <w:shd w:val="clear" w:color="auto" w:fill="FFFFFF"/>
        <w:adjustRightInd/>
        <w:spacing w:line="360" w:lineRule="auto"/>
        <w:textAlignment w:val="auto"/>
        <w:rPr>
          <w:rFonts w:ascii="Verdana" w:hAnsi="Verdana" w:cs="宋体"/>
          <w:color w:val="000000"/>
          <w:szCs w:val="21"/>
        </w:rPr>
      </w:pPr>
      <w:bookmarkStart w:id="918" w:name="_Ref455646495"/>
      <w:r w:rsidRPr="00AB2BBB">
        <w:rPr>
          <w:rFonts w:ascii="Verdana" w:hAnsi="Verdana" w:cs="宋体"/>
          <w:color w:val="000000"/>
          <w:szCs w:val="21"/>
        </w:rPr>
        <w:t>Global</w:t>
      </w:r>
      <w:r>
        <w:rPr>
          <w:rFonts w:ascii="Verdana" w:hAnsi="Verdana" w:cs="宋体"/>
          <w:color w:val="000000"/>
          <w:szCs w:val="21"/>
        </w:rPr>
        <w:t xml:space="preserve"> </w:t>
      </w:r>
      <w:r w:rsidRPr="00AB2BBB">
        <w:rPr>
          <w:rFonts w:ascii="Verdana" w:hAnsi="Verdana" w:cs="宋体"/>
          <w:color w:val="000000"/>
          <w:szCs w:val="21"/>
        </w:rPr>
        <w:t>Platform Card Specification Version 2.2.1 Public Release January 2011</w:t>
      </w:r>
      <w:bookmarkEnd w:id="918"/>
    </w:p>
    <w:p w14:paraId="5ADA1B31" w14:textId="2D0174A8" w:rsidR="00FF1622" w:rsidRPr="00A26A9A" w:rsidRDefault="00FF1622" w:rsidP="00A26A9A">
      <w:pPr>
        <w:pStyle w:val="a1"/>
        <w:spacing w:line="360" w:lineRule="auto"/>
        <w:ind w:firstLineChars="0" w:firstLine="0"/>
      </w:pPr>
    </w:p>
    <w:p w14:paraId="7C5203DC" w14:textId="77777777" w:rsidR="00FF1622" w:rsidRPr="003C1E4A" w:rsidRDefault="00FF1622" w:rsidP="00FF1622">
      <w:pPr>
        <w:pStyle w:val="a1"/>
        <w:ind w:firstLineChars="0" w:firstLine="0"/>
      </w:pPr>
    </w:p>
    <w:p w14:paraId="716AFFB0" w14:textId="77777777" w:rsidR="00FF1622" w:rsidRDefault="00FF1622" w:rsidP="00FF1622"/>
    <w:p w14:paraId="231E4CF5" w14:textId="2C92B16A" w:rsidR="009E76F8" w:rsidRDefault="009E76F8" w:rsidP="006801E2">
      <w:pPr>
        <w:pStyle w:val="my"/>
        <w:ind w:left="900" w:firstLineChars="0" w:firstLine="0"/>
      </w:pPr>
    </w:p>
    <w:sectPr w:rsidR="009E76F8" w:rsidSect="004E08EA">
      <w:footerReference w:type="default" r:id="rId5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tianlong" w:date="2016-08-04T06:20:00Z" w:initials="t">
    <w:p w14:paraId="65697B00" w14:textId="41F5CCEB" w:rsidR="000F3456" w:rsidRPr="00E26FAD" w:rsidRDefault="000F3456" w:rsidP="00E26FAD">
      <w:pPr>
        <w:spacing w:line="360" w:lineRule="auto"/>
        <w:ind w:firstLineChars="200" w:firstLine="420"/>
      </w:pPr>
      <w:r>
        <w:rPr>
          <w:rStyle w:val="affb"/>
        </w:rPr>
        <w:annotationRef/>
      </w:r>
      <w:r w:rsidRPr="00BF51F9">
        <w:rPr>
          <w:rFonts w:hint="eastAsia"/>
          <w:i/>
          <w:color w:val="F2F2F2" w:themeColor="background1" w:themeShade="F2"/>
        </w:rPr>
        <w:t>开</w:t>
      </w:r>
      <w:r w:rsidRPr="00BF51F9">
        <w:rPr>
          <w:i/>
          <w:color w:val="F2F2F2" w:themeColor="background1" w:themeShade="F2"/>
        </w:rPr>
        <w:t>题报告拟讨论的</w:t>
      </w:r>
      <w:r w:rsidRPr="00BF51F9">
        <w:rPr>
          <w:b/>
          <w:i/>
          <w:color w:val="F2F2F2" w:themeColor="background1" w:themeShade="F2"/>
        </w:rPr>
        <w:t>题目</w:t>
      </w:r>
      <w:r w:rsidRPr="00BF51F9">
        <w:rPr>
          <w:i/>
          <w:color w:val="F2F2F2" w:themeColor="background1" w:themeShade="F2"/>
        </w:rPr>
        <w:t>（问题）是什么？简要说明题目的主要任务</w:t>
      </w:r>
    </w:p>
  </w:comment>
  <w:comment w:id="14" w:author="tianlong" w:date="2016-08-04T06:21:00Z" w:initials="t">
    <w:p w14:paraId="0938A0B5" w14:textId="77777777" w:rsidR="000F3456" w:rsidRPr="00E46DCD" w:rsidRDefault="000F3456" w:rsidP="00E26FAD">
      <w:pPr>
        <w:spacing w:line="360" w:lineRule="auto"/>
        <w:ind w:firstLineChars="200" w:firstLine="420"/>
        <w:rPr>
          <w:i/>
          <w:color w:val="D9D9D9" w:themeColor="background1" w:themeShade="D9"/>
        </w:rPr>
      </w:pPr>
      <w:r>
        <w:rPr>
          <w:rStyle w:val="affb"/>
        </w:rPr>
        <w:annotationRef/>
      </w:r>
      <w:r w:rsidRPr="00E46DCD">
        <w:rPr>
          <w:rFonts w:hint="eastAsia"/>
          <w:i/>
          <w:color w:val="D9D9D9" w:themeColor="background1" w:themeShade="D9"/>
        </w:rPr>
        <w:t>为什么</w:t>
      </w:r>
      <w:r w:rsidRPr="00E46DCD">
        <w:rPr>
          <w:i/>
          <w:color w:val="D9D9D9" w:themeColor="background1" w:themeShade="D9"/>
        </w:rPr>
        <w:t>选择该题目</w:t>
      </w:r>
      <w:r w:rsidRPr="00E46DCD">
        <w:rPr>
          <w:rFonts w:hint="eastAsia"/>
          <w:i/>
          <w:color w:val="D9D9D9" w:themeColor="background1" w:themeShade="D9"/>
        </w:rPr>
        <w:t>？</w:t>
      </w:r>
    </w:p>
    <w:p w14:paraId="09157026" w14:textId="167C289D" w:rsidR="000F3456" w:rsidRPr="00E26FAD" w:rsidRDefault="000F3456">
      <w:pPr>
        <w:pStyle w:val="afa"/>
      </w:pPr>
    </w:p>
  </w:comment>
  <w:comment w:id="17" w:author="tianlong" w:date="2016-08-04T06:21:00Z" w:initials="t">
    <w:p w14:paraId="73DC3B7C" w14:textId="77777777" w:rsidR="000F3456" w:rsidRPr="00BF51F9" w:rsidRDefault="000F3456" w:rsidP="00E26FAD">
      <w:pPr>
        <w:spacing w:line="360" w:lineRule="auto"/>
        <w:ind w:firstLineChars="200" w:firstLine="420"/>
        <w:rPr>
          <w:i/>
          <w:color w:val="F2F2F2" w:themeColor="background1" w:themeShade="F2"/>
        </w:rPr>
      </w:pPr>
      <w:r>
        <w:rPr>
          <w:rStyle w:val="affb"/>
        </w:rPr>
        <w:annotationRef/>
      </w:r>
      <w:r w:rsidRPr="00BF51F9">
        <w:rPr>
          <w:rFonts w:hint="eastAsia"/>
          <w:i/>
          <w:color w:val="F2F2F2" w:themeColor="background1" w:themeShade="F2"/>
        </w:rPr>
        <w:t>现实</w:t>
      </w:r>
      <w:r w:rsidRPr="00BF51F9">
        <w:rPr>
          <w:i/>
          <w:color w:val="F2F2F2" w:themeColor="background1" w:themeShade="F2"/>
        </w:rPr>
        <w:t>实用意义和</w:t>
      </w:r>
      <w:r w:rsidRPr="00BF51F9">
        <w:rPr>
          <w:rFonts w:hint="eastAsia"/>
          <w:i/>
          <w:color w:val="F2F2F2" w:themeColor="background1" w:themeShade="F2"/>
        </w:rPr>
        <w:t>理论</w:t>
      </w:r>
      <w:r w:rsidRPr="00BF51F9">
        <w:rPr>
          <w:i/>
          <w:color w:val="F2F2F2" w:themeColor="background1" w:themeShade="F2"/>
        </w:rPr>
        <w:t>指导意义？</w:t>
      </w:r>
    </w:p>
    <w:p w14:paraId="39CF98D3" w14:textId="6C269DD5" w:rsidR="000F3456" w:rsidRPr="00E26FAD" w:rsidRDefault="000F3456">
      <w:pPr>
        <w:pStyle w:val="afa"/>
      </w:pPr>
    </w:p>
  </w:comment>
  <w:comment w:id="58" w:author="tianlong" w:date="2016-08-05T06:15:00Z" w:initials="t">
    <w:p w14:paraId="4AEBFBF4" w14:textId="681DD9E9" w:rsidR="000F3456" w:rsidRDefault="000F3456">
      <w:pPr>
        <w:pStyle w:val="afa"/>
      </w:pPr>
      <w:r>
        <w:rPr>
          <w:rStyle w:val="affb"/>
        </w:rPr>
        <w:annotationRef/>
      </w:r>
      <w:r>
        <w:rPr>
          <w:rFonts w:hint="eastAsia"/>
        </w:rPr>
        <w:t>来自</w:t>
      </w:r>
      <w:r>
        <w:rPr>
          <w:rFonts w:hint="eastAsia"/>
        </w:rPr>
        <w:t>openfile</w:t>
      </w:r>
    </w:p>
  </w:comment>
  <w:comment w:id="91" w:author="tianlong" w:date="2016-08-05T06:16:00Z" w:initials="t">
    <w:p w14:paraId="23C93E04" w14:textId="68533BEF" w:rsidR="000F3456" w:rsidRDefault="000F3456">
      <w:pPr>
        <w:pStyle w:val="afa"/>
      </w:pPr>
      <w:r>
        <w:rPr>
          <w:rStyle w:val="affb"/>
        </w:rPr>
        <w:annotationRef/>
      </w:r>
      <w:r>
        <w:rPr>
          <w:rFonts w:hint="eastAsia"/>
        </w:rPr>
        <w:t>来自</w:t>
      </w:r>
      <w:r>
        <w:rPr>
          <w:rFonts w:hint="eastAsia"/>
        </w:rPr>
        <w:t>openfile</w:t>
      </w:r>
    </w:p>
  </w:comment>
  <w:comment w:id="111" w:author="tianlong" w:date="2016-08-05T05:32:00Z" w:initials="t">
    <w:p w14:paraId="7BC1AB1F" w14:textId="77777777" w:rsidR="000F3456" w:rsidRPr="00593AC6" w:rsidRDefault="000F3456" w:rsidP="006C589F">
      <w:pPr>
        <w:spacing w:line="360" w:lineRule="auto"/>
        <w:ind w:firstLineChars="200" w:firstLine="420"/>
        <w:rPr>
          <w:rFonts w:ascii="宋体" w:hAnsi="宋体"/>
          <w:szCs w:val="24"/>
        </w:rPr>
      </w:pPr>
      <w:r>
        <w:rPr>
          <w:rStyle w:val="affb"/>
        </w:rPr>
        <w:annotationRef/>
      </w:r>
      <w:r>
        <w:rPr>
          <w:rFonts w:ascii="宋体" w:hAnsi="宋体" w:hint="eastAsia"/>
          <w:szCs w:val="24"/>
        </w:rPr>
        <w:t>主要</w:t>
      </w:r>
      <w:r>
        <w:rPr>
          <w:rFonts w:ascii="宋体" w:hAnsi="宋体"/>
          <w:szCs w:val="24"/>
        </w:rPr>
        <w:t>是调研其它类似的系统，也就是</w:t>
      </w:r>
      <w:r>
        <w:rPr>
          <w:rFonts w:ascii="宋体" w:hAnsi="宋体" w:hint="eastAsia"/>
          <w:szCs w:val="24"/>
        </w:rPr>
        <w:t>学习</w:t>
      </w:r>
      <w:r>
        <w:rPr>
          <w:rFonts w:ascii="宋体" w:hAnsi="宋体"/>
          <w:szCs w:val="24"/>
        </w:rPr>
        <w:t>已有的先进经验，保障本论文能顺利完成，，，，</w:t>
      </w:r>
      <w:r>
        <w:rPr>
          <w:rFonts w:ascii="宋体" w:hAnsi="宋体" w:hint="eastAsia"/>
          <w:szCs w:val="24"/>
        </w:rPr>
        <w:t>国外</w:t>
      </w:r>
      <w:r>
        <w:rPr>
          <w:rFonts w:ascii="宋体" w:hAnsi="宋体"/>
          <w:szCs w:val="24"/>
        </w:rPr>
        <w:t>相关的系统的解决方案，同类型的系统，</w:t>
      </w:r>
      <w:r w:rsidRPr="00656460">
        <w:rPr>
          <w:rFonts w:ascii="宋体" w:hAnsi="宋体" w:hint="eastAsia"/>
          <w:szCs w:val="24"/>
        </w:rPr>
        <w:t>。</w:t>
      </w:r>
    </w:p>
    <w:p w14:paraId="123A4F2E" w14:textId="61FC62F0" w:rsidR="000F3456" w:rsidRPr="006C589F" w:rsidRDefault="000F3456">
      <w:pPr>
        <w:pStyle w:val="afa"/>
      </w:pPr>
    </w:p>
  </w:comment>
  <w:comment w:id="121" w:author="tianlong" w:date="2016-08-05T05:45:00Z" w:initials="t">
    <w:p w14:paraId="5EDDFF4A" w14:textId="77777777" w:rsidR="000F3456" w:rsidRDefault="000F3456" w:rsidP="00ED51EC">
      <w:pPr>
        <w:spacing w:line="360" w:lineRule="auto"/>
        <w:ind w:firstLineChars="200" w:firstLine="420"/>
        <w:rPr>
          <w:rFonts w:ascii="宋体" w:hAnsi="宋体"/>
          <w:szCs w:val="24"/>
        </w:rPr>
      </w:pPr>
      <w:r>
        <w:rPr>
          <w:rStyle w:val="affb"/>
        </w:rPr>
        <w:annotationRef/>
      </w:r>
      <w:r>
        <w:rPr>
          <w:rFonts w:ascii="宋体" w:hAnsi="宋体" w:hint="eastAsia"/>
          <w:szCs w:val="24"/>
        </w:rPr>
        <w:t>主要</w:t>
      </w:r>
      <w:r>
        <w:rPr>
          <w:rFonts w:ascii="宋体" w:hAnsi="宋体"/>
          <w:szCs w:val="24"/>
        </w:rPr>
        <w:t>是调</w:t>
      </w:r>
      <w:r>
        <w:rPr>
          <w:rFonts w:ascii="宋体" w:hAnsi="宋体" w:hint="eastAsia"/>
          <w:szCs w:val="24"/>
        </w:rPr>
        <w:t>8H,YNUM,.LKKU8OPW[EFGYO90P[=</w:t>
      </w:r>
      <w:r>
        <w:rPr>
          <w:rFonts w:ascii="宋体" w:hAnsi="宋体"/>
          <w:szCs w:val="24"/>
        </w:rPr>
        <w:t>研其它类似的系统，也就是</w:t>
      </w:r>
      <w:r>
        <w:rPr>
          <w:rFonts w:ascii="宋体" w:hAnsi="宋体" w:hint="eastAsia"/>
          <w:szCs w:val="24"/>
        </w:rPr>
        <w:t>学习</w:t>
      </w:r>
      <w:r>
        <w:rPr>
          <w:rFonts w:ascii="宋体" w:hAnsi="宋体"/>
          <w:szCs w:val="24"/>
        </w:rPr>
        <w:t>已有的先进经验，保障本论文能顺利完成，，，，</w:t>
      </w:r>
      <w:r>
        <w:rPr>
          <w:rFonts w:ascii="宋体" w:hAnsi="宋体" w:hint="eastAsia"/>
          <w:szCs w:val="24"/>
        </w:rPr>
        <w:t>国内</w:t>
      </w:r>
      <w:r>
        <w:rPr>
          <w:rFonts w:ascii="宋体" w:hAnsi="宋体"/>
          <w:szCs w:val="24"/>
        </w:rPr>
        <w:t>相关的系统的解决方案，同类型的系统，</w:t>
      </w:r>
      <w:r w:rsidRPr="00656460">
        <w:rPr>
          <w:rFonts w:ascii="宋体" w:hAnsi="宋体" w:hint="eastAsia"/>
          <w:szCs w:val="24"/>
        </w:rPr>
        <w:t>。</w:t>
      </w:r>
    </w:p>
    <w:p w14:paraId="5984C02E" w14:textId="54CD85BE" w:rsidR="000F3456" w:rsidRPr="00ED51EC" w:rsidRDefault="000F3456">
      <w:pPr>
        <w:pStyle w:val="afa"/>
      </w:pPr>
    </w:p>
  </w:comment>
  <w:comment w:id="231" w:author="tianlong" w:date="2016-08-05T12:47:00Z" w:initials="t">
    <w:p w14:paraId="65A55E67" w14:textId="77777777" w:rsidR="00F97FA1" w:rsidRDefault="00F97FA1" w:rsidP="00F97FA1">
      <w:pPr>
        <w:pStyle w:val="a1"/>
      </w:pPr>
      <w:r>
        <w:rPr>
          <w:rStyle w:val="affb"/>
        </w:rPr>
        <w:annotationRef/>
      </w:r>
      <w:r w:rsidRPr="00454E11">
        <w:rPr>
          <w:rFonts w:hint="eastAsia"/>
          <w:highlight w:val="yellow"/>
        </w:rPr>
        <w:t>业务</w:t>
      </w:r>
      <w:r w:rsidRPr="00454E11">
        <w:rPr>
          <w:highlight w:val="yellow"/>
        </w:rPr>
        <w:t>需求</w:t>
      </w:r>
      <w:r w:rsidRPr="00454E11">
        <w:rPr>
          <w:rFonts w:hint="eastAsia"/>
          <w:highlight w:val="yellow"/>
        </w:rPr>
        <w:t>表示组织</w:t>
      </w:r>
      <w:r w:rsidRPr="00454E11">
        <w:rPr>
          <w:highlight w:val="yellow"/>
        </w:rPr>
        <w:t>或客户高层次的</w:t>
      </w:r>
      <w:r w:rsidRPr="00454E11">
        <w:rPr>
          <w:rFonts w:hint="eastAsia"/>
          <w:highlight w:val="yellow"/>
        </w:rPr>
        <w:t>目标</w:t>
      </w:r>
      <w:r w:rsidRPr="00454E11">
        <w:rPr>
          <w:highlight w:val="yellow"/>
        </w:rPr>
        <w:t>。</w:t>
      </w:r>
      <w:r w:rsidRPr="00454E11">
        <w:rPr>
          <w:rFonts w:hint="eastAsia"/>
          <w:highlight w:val="yellow"/>
        </w:rPr>
        <w:t>业务</w:t>
      </w:r>
      <w:r w:rsidRPr="00454E11">
        <w:rPr>
          <w:highlight w:val="yellow"/>
        </w:rPr>
        <w:t>需求描述了组织为什么要开发一个</w:t>
      </w:r>
      <w:r w:rsidRPr="00454E11">
        <w:rPr>
          <w:rFonts w:hint="eastAsia"/>
          <w:highlight w:val="yellow"/>
        </w:rPr>
        <w:t>系统</w:t>
      </w:r>
      <w:r>
        <w:rPr>
          <w:rFonts w:hint="eastAsia"/>
        </w:rPr>
        <w:t>。</w:t>
      </w:r>
      <w:r w:rsidRPr="00454E11">
        <w:rPr>
          <w:highlight w:val="yellow"/>
        </w:rPr>
        <w:t>参看</w:t>
      </w:r>
      <w:r w:rsidRPr="00454E11">
        <w:rPr>
          <w:rFonts w:hint="eastAsia"/>
          <w:highlight w:val="yellow"/>
        </w:rPr>
        <w:t>附件《（排版稿）刘宽宏硕士学位论文</w:t>
      </w:r>
      <w:r w:rsidRPr="00454E11">
        <w:rPr>
          <w:rFonts w:hint="eastAsia"/>
          <w:highlight w:val="yellow"/>
        </w:rPr>
        <w:t>1209</w:t>
      </w:r>
      <w:r w:rsidRPr="00454E11">
        <w:rPr>
          <w:highlight w:val="yellow"/>
        </w:rPr>
        <w:t>》</w:t>
      </w:r>
      <w:r w:rsidRPr="00292CC8">
        <w:rPr>
          <w:rFonts w:hint="eastAsia"/>
          <w:highlight w:val="yellow"/>
        </w:rPr>
        <w:t>描述</w:t>
      </w:r>
      <w:r w:rsidRPr="00292CC8">
        <w:rPr>
          <w:highlight w:val="yellow"/>
        </w:rPr>
        <w:t>比较清晰。</w:t>
      </w:r>
    </w:p>
    <w:p w14:paraId="14239087" w14:textId="77777777" w:rsidR="00F97FA1" w:rsidRDefault="00F97FA1" w:rsidP="00F97FA1">
      <w:pPr>
        <w:pStyle w:val="a1"/>
        <w:ind w:firstLine="480"/>
      </w:pPr>
      <w:r w:rsidRPr="00454E11">
        <w:rPr>
          <w:rFonts w:hint="eastAsia"/>
          <w:highlight w:val="yellow"/>
        </w:rPr>
        <w:t>功能</w:t>
      </w:r>
      <w:r w:rsidRPr="00454E11">
        <w:rPr>
          <w:highlight w:val="yellow"/>
        </w:rPr>
        <w:t>需求</w:t>
      </w:r>
      <w:r w:rsidRPr="00454E11">
        <w:rPr>
          <w:rFonts w:hint="eastAsia"/>
          <w:highlight w:val="yellow"/>
        </w:rPr>
        <w:t>描述</w:t>
      </w:r>
      <w:r w:rsidRPr="00454E11">
        <w:rPr>
          <w:highlight w:val="yellow"/>
        </w:rPr>
        <w:t>开发人员</w:t>
      </w:r>
      <w:r w:rsidRPr="00454E11">
        <w:rPr>
          <w:rFonts w:hint="eastAsia"/>
          <w:highlight w:val="yellow"/>
        </w:rPr>
        <w:t>需要</w:t>
      </w:r>
      <w:r w:rsidRPr="00454E11">
        <w:rPr>
          <w:highlight w:val="yellow"/>
        </w:rPr>
        <w:t>实现什么</w:t>
      </w:r>
    </w:p>
    <w:p w14:paraId="1E94C6F6" w14:textId="4CA19C84" w:rsidR="00F97FA1" w:rsidRPr="00F97FA1" w:rsidRDefault="00F97FA1">
      <w:pPr>
        <w:pStyle w:val="afa"/>
      </w:pPr>
    </w:p>
  </w:comment>
  <w:comment w:id="238" w:author="tianlong" w:date="2016-08-03T19:06:00Z" w:initials="t">
    <w:p w14:paraId="04567A50" w14:textId="7F6A1685" w:rsidR="000F3456" w:rsidRDefault="000F3456">
      <w:pPr>
        <w:pStyle w:val="afa"/>
      </w:pPr>
      <w:r>
        <w:rPr>
          <w:rStyle w:val="affb"/>
        </w:rPr>
        <w:annotationRef/>
      </w:r>
      <w:r>
        <w:rPr>
          <w:rFonts w:hint="eastAsia"/>
        </w:rPr>
        <w:t>1</w:t>
      </w:r>
      <w:r>
        <w:rPr>
          <w:rFonts w:hint="eastAsia"/>
        </w:rPr>
        <w:t>、</w:t>
      </w:r>
      <w:r>
        <w:rPr>
          <w:rFonts w:hint="eastAsia"/>
        </w:rPr>
        <w:t>J</w:t>
      </w:r>
      <w:r>
        <w:t>DWP</w:t>
      </w:r>
      <w:r>
        <w:rPr>
          <w:rFonts w:hint="eastAsia"/>
        </w:rPr>
        <w:t>层流程</w:t>
      </w:r>
    </w:p>
    <w:p w14:paraId="12D58A07" w14:textId="4EAF32FE" w:rsidR="000F3456" w:rsidRDefault="000F3456">
      <w:pPr>
        <w:pStyle w:val="afa"/>
      </w:pPr>
      <w:r>
        <w:rPr>
          <w:rFonts w:hint="eastAsia"/>
        </w:rPr>
        <w:t>2</w:t>
      </w:r>
      <w:r>
        <w:rPr>
          <w:rFonts w:hint="eastAsia"/>
        </w:rPr>
        <w:t>、连接</w:t>
      </w:r>
      <w:r>
        <w:rPr>
          <w:rFonts w:hint="eastAsia"/>
        </w:rPr>
        <w:t>soc</w:t>
      </w:r>
      <w:r>
        <w:t>k</w:t>
      </w:r>
      <w:r>
        <w:rPr>
          <w:rFonts w:hint="eastAsia"/>
        </w:rPr>
        <w:t>et</w:t>
      </w:r>
      <w:r>
        <w:rPr>
          <w:rFonts w:hint="eastAsia"/>
        </w:rPr>
        <w:t>改为“建立连接”</w:t>
      </w:r>
    </w:p>
    <w:p w14:paraId="32440AAC" w14:textId="4B7A6F80" w:rsidR="000F3456" w:rsidRDefault="000F3456">
      <w:pPr>
        <w:pStyle w:val="afa"/>
      </w:pPr>
      <w:r>
        <w:rPr>
          <w:rFonts w:hint="eastAsia"/>
        </w:rPr>
        <w:t>3</w:t>
      </w:r>
      <w:r>
        <w:rPr>
          <w:rFonts w:hint="eastAsia"/>
        </w:rPr>
        <w:t>、描述设置断点的过程</w:t>
      </w:r>
    </w:p>
    <w:p w14:paraId="33146F6C" w14:textId="00CD8C3C" w:rsidR="000F3456" w:rsidRDefault="000F3456">
      <w:pPr>
        <w:pStyle w:val="afa"/>
      </w:pPr>
      <w:r>
        <w:rPr>
          <w:rFonts w:hint="eastAsia"/>
        </w:rPr>
        <w:t>4</w:t>
      </w:r>
      <w:r>
        <w:rPr>
          <w:rFonts w:hint="eastAsia"/>
        </w:rPr>
        <w:t>、从</w:t>
      </w:r>
      <w:r>
        <w:rPr>
          <w:rFonts w:hint="eastAsia"/>
        </w:rPr>
        <w:t>J</w:t>
      </w:r>
      <w:r>
        <w:t>DWP</w:t>
      </w:r>
      <w:r>
        <w:rPr>
          <w:rFonts w:hint="eastAsia"/>
        </w:rPr>
        <w:t>层考虑，整理以下业务需求时序图</w:t>
      </w:r>
    </w:p>
  </w:comment>
  <w:comment w:id="672" w:author="tianlong" w:date="2016-08-03T06:05:00Z" w:initials="t">
    <w:p w14:paraId="3411F580" w14:textId="65F3ED95" w:rsidR="000F3456" w:rsidRDefault="000F3456">
      <w:pPr>
        <w:pStyle w:val="afa"/>
      </w:pPr>
      <w:r>
        <w:rPr>
          <w:rStyle w:val="affb"/>
        </w:rPr>
        <w:annotationRef/>
      </w:r>
      <w:r>
        <w:rPr>
          <w:rFonts w:hint="eastAsia"/>
        </w:rPr>
        <w:t>改为现有的</w:t>
      </w:r>
      <w:r>
        <w:rPr>
          <w:rFonts w:hint="eastAsia"/>
        </w:rPr>
        <w:t>5</w:t>
      </w:r>
      <w:r>
        <w:rPr>
          <w:rFonts w:hint="eastAsia"/>
        </w:rPr>
        <w:t>大模块连接方式</w:t>
      </w:r>
    </w:p>
  </w:comment>
  <w:comment w:id="673" w:author="tianlong" w:date="2016-08-03T08:14:00Z" w:initials="t">
    <w:p w14:paraId="4706063E" w14:textId="55B69360" w:rsidR="000F3456" w:rsidRDefault="000F3456">
      <w:pPr>
        <w:pStyle w:val="afa"/>
      </w:pPr>
      <w:r>
        <w:rPr>
          <w:rStyle w:val="affb"/>
        </w:rPr>
        <w:annotationRef/>
      </w:r>
      <w:r>
        <w:rPr>
          <w:rFonts w:hint="eastAsia"/>
        </w:rPr>
        <w:t>是否可以参照</w:t>
      </w:r>
      <w:r>
        <w:rPr>
          <w:rFonts w:hint="eastAsia"/>
        </w:rPr>
        <w:t>4</w:t>
      </w:r>
      <w:r>
        <w:t>.4.3</w:t>
      </w:r>
      <w:r>
        <w:rPr>
          <w:rFonts w:hint="eastAsia"/>
        </w:rPr>
        <w:t>对几个模块的描述？来一个时序图？用例图？</w:t>
      </w:r>
    </w:p>
  </w:comment>
  <w:comment w:id="675" w:author="tianlong" w:date="2016-08-03T08:11:00Z" w:initials="t">
    <w:p w14:paraId="16B27C48" w14:textId="257739B4" w:rsidR="000F3456" w:rsidRDefault="000F3456">
      <w:pPr>
        <w:pStyle w:val="afa"/>
      </w:pPr>
      <w:r>
        <w:rPr>
          <w:rStyle w:val="affb"/>
        </w:rPr>
        <w:annotationRef/>
      </w:r>
      <w:r>
        <w:rPr>
          <w:rFonts w:hint="eastAsia"/>
        </w:rPr>
        <w:t>如果能丰满就更好了。比如时序图？用例图？</w:t>
      </w:r>
    </w:p>
  </w:comment>
  <w:comment w:id="681" w:author="tianlong" w:date="2016-08-05T12:46:00Z" w:initials="t">
    <w:p w14:paraId="44F89D9B" w14:textId="1D231767" w:rsidR="00923927" w:rsidRDefault="00923927" w:rsidP="00923927">
      <w:pPr>
        <w:spacing w:line="360" w:lineRule="auto"/>
        <w:ind w:firstLine="420"/>
        <w:rPr>
          <w:rFonts w:ascii="宋体" w:hAnsi="宋体"/>
        </w:rPr>
      </w:pPr>
      <w:r>
        <w:rPr>
          <w:rStyle w:val="affb"/>
        </w:rPr>
        <w:annotationRef/>
      </w:r>
      <w:r>
        <w:rPr>
          <w:rFonts w:ascii="宋体" w:hAnsi="宋体" w:hint="eastAsia"/>
        </w:rPr>
        <w:t>描述J</w:t>
      </w:r>
      <w:r>
        <w:rPr>
          <w:rFonts w:ascii="宋体" w:hAnsi="宋体"/>
        </w:rPr>
        <w:t>ava</w:t>
      </w:r>
      <w:r>
        <w:rPr>
          <w:rFonts w:ascii="宋体" w:hAnsi="宋体" w:hint="eastAsia"/>
        </w:rPr>
        <w:t>软件</w:t>
      </w:r>
      <w:r>
        <w:rPr>
          <w:rFonts w:ascii="宋体" w:hAnsi="宋体"/>
        </w:rPr>
        <w:t>层次结构</w:t>
      </w:r>
    </w:p>
    <w:p w14:paraId="1A0CAFD4" w14:textId="77777777" w:rsidR="00923927" w:rsidRDefault="00923927" w:rsidP="00923927">
      <w:pPr>
        <w:spacing w:line="360" w:lineRule="auto"/>
        <w:ind w:firstLine="420"/>
        <w:rPr>
          <w:rFonts w:ascii="宋体" w:hAnsi="宋体"/>
        </w:rPr>
      </w:pPr>
      <w:r w:rsidRPr="00F82045">
        <w:rPr>
          <w:rFonts w:ascii="宋体" w:hAnsi="宋体" w:hint="eastAsia"/>
          <w:highlight w:val="yellow"/>
        </w:rPr>
        <w:t>明确</w:t>
      </w:r>
      <w:r w:rsidRPr="00F82045">
        <w:rPr>
          <w:rFonts w:ascii="宋体" w:hAnsi="宋体"/>
          <w:highlight w:val="yellow"/>
        </w:rPr>
        <w:t>我们开发</w:t>
      </w:r>
      <w:r w:rsidRPr="00F82045">
        <w:rPr>
          <w:rFonts w:ascii="宋体" w:hAnsi="宋体" w:hint="eastAsia"/>
          <w:highlight w:val="yellow"/>
        </w:rPr>
        <w:t>是</w:t>
      </w:r>
      <w:r w:rsidRPr="00F82045">
        <w:rPr>
          <w:rFonts w:ascii="宋体" w:hAnsi="宋体"/>
          <w:highlight w:val="yellow"/>
        </w:rPr>
        <w:t>在哪个层次</w:t>
      </w:r>
      <w:r w:rsidRPr="00F82045">
        <w:rPr>
          <w:rFonts w:ascii="宋体" w:hAnsi="宋体" w:hint="eastAsia"/>
          <w:highlight w:val="yellow"/>
        </w:rPr>
        <w:t>，</w:t>
      </w:r>
      <w:r w:rsidRPr="00F82045">
        <w:rPr>
          <w:rFonts w:ascii="宋体" w:hAnsi="宋体"/>
          <w:highlight w:val="yellow"/>
        </w:rPr>
        <w:t>应用程序框架层？应用</w:t>
      </w:r>
      <w:r w:rsidRPr="00F82045">
        <w:rPr>
          <w:rFonts w:ascii="宋体" w:hAnsi="宋体" w:hint="eastAsia"/>
          <w:highlight w:val="yellow"/>
        </w:rPr>
        <w:t>程序</w:t>
      </w:r>
      <w:r w:rsidRPr="00F82045">
        <w:rPr>
          <w:rFonts w:ascii="宋体" w:hAnsi="宋体"/>
          <w:highlight w:val="yellow"/>
        </w:rPr>
        <w:t>层？</w:t>
      </w:r>
    </w:p>
    <w:p w14:paraId="66459784" w14:textId="77777777" w:rsidR="00923927" w:rsidRPr="00923927" w:rsidRDefault="00923927" w:rsidP="00923927">
      <w:pPr>
        <w:spacing w:line="360" w:lineRule="auto"/>
        <w:ind w:firstLine="420"/>
        <w:rPr>
          <w:rFonts w:ascii="宋体" w:hAnsi="宋体" w:hint="eastAsia"/>
        </w:rPr>
      </w:pPr>
    </w:p>
    <w:p w14:paraId="4177A06A" w14:textId="2551DA7A" w:rsidR="00923927" w:rsidRPr="00923927" w:rsidRDefault="00923927">
      <w:pPr>
        <w:pStyle w:val="afa"/>
      </w:pPr>
    </w:p>
  </w:comment>
  <w:comment w:id="683" w:author="tianlong" w:date="2016-08-03T08:02:00Z" w:initials="t">
    <w:p w14:paraId="3538A3DC" w14:textId="0D86AD1D" w:rsidR="000F3456" w:rsidRDefault="000F3456">
      <w:pPr>
        <w:pStyle w:val="afa"/>
      </w:pPr>
      <w:r>
        <w:rPr>
          <w:rStyle w:val="affb"/>
        </w:rPr>
        <w:annotationRef/>
      </w:r>
      <w:r>
        <w:rPr>
          <w:rFonts w:hint="eastAsia"/>
        </w:rPr>
        <w:t>此图可参考，</w:t>
      </w:r>
      <w:r>
        <w:rPr>
          <w:rFonts w:hint="eastAsia"/>
        </w:rPr>
        <w:t>goole</w:t>
      </w:r>
      <w:r>
        <w:rPr>
          <w:rFonts w:hint="eastAsia"/>
        </w:rPr>
        <w:t>的</w:t>
      </w:r>
      <w:r>
        <w:rPr>
          <w:rFonts w:hint="eastAsia"/>
        </w:rPr>
        <w:t>android</w:t>
      </w:r>
      <w:r>
        <w:rPr>
          <w:rFonts w:hint="eastAsia"/>
        </w:rPr>
        <w:t>系统分层软件架构，《</w:t>
      </w:r>
      <w:r>
        <w:rPr>
          <w:rFonts w:hint="eastAsia"/>
        </w:rPr>
        <w:t>openfile</w:t>
      </w:r>
      <w:r>
        <w:rPr>
          <w:rFonts w:hint="eastAsia"/>
        </w:rPr>
        <w:t>》有具体描述</w:t>
      </w:r>
    </w:p>
    <w:p w14:paraId="19E49067" w14:textId="3F04C64F" w:rsidR="000F3456" w:rsidRDefault="000F3456">
      <w:pPr>
        <w:pStyle w:val="afa"/>
      </w:pPr>
    </w:p>
  </w:comment>
  <w:comment w:id="687" w:author="tianlong" w:date="2016-08-03T10:26:00Z" w:initials="t">
    <w:p w14:paraId="556E2D5D" w14:textId="6E40BE4F" w:rsidR="000F3456" w:rsidRDefault="000F3456">
      <w:pPr>
        <w:pStyle w:val="afa"/>
      </w:pPr>
      <w:r>
        <w:rPr>
          <w:rStyle w:val="affb"/>
        </w:rPr>
        <w:annotationRef/>
      </w:r>
      <w:r>
        <w:rPr>
          <w:rFonts w:hint="eastAsia"/>
        </w:rPr>
        <w:t>此图来源</w:t>
      </w:r>
      <w:r>
        <w:rPr>
          <w:rFonts w:hint="eastAsia"/>
        </w:rPr>
        <w:t>[</w:t>
      </w:r>
      <w:r>
        <w:t>13],</w:t>
      </w:r>
      <w:r>
        <w:rPr>
          <w:rFonts w:hint="eastAsia"/>
        </w:rPr>
        <w:t>需要分析调试器的基本结构吗？</w:t>
      </w:r>
      <w:r>
        <w:rPr>
          <w:rFonts w:hint="eastAsia"/>
        </w:rPr>
        <w:t>J</w:t>
      </w:r>
      <w:r>
        <w:t>avaCard</w:t>
      </w:r>
      <w:r>
        <w:rPr>
          <w:rFonts w:hint="eastAsia"/>
        </w:rPr>
        <w:t>调试系统是在调试器基本结构的哪一层上进行研究的？</w:t>
      </w:r>
    </w:p>
  </w:comment>
  <w:comment w:id="759" w:author="tianlong" w:date="2016-08-05T12:56:00Z" w:initials="t">
    <w:p w14:paraId="71B35BD0" w14:textId="77777777" w:rsidR="00D75597" w:rsidRPr="00235708" w:rsidRDefault="00D75597" w:rsidP="00D75597">
      <w:pPr>
        <w:spacing w:line="360" w:lineRule="auto"/>
        <w:ind w:firstLine="420"/>
        <w:rPr>
          <w:rFonts w:ascii="宋体" w:hAnsi="宋体"/>
          <w:strike/>
        </w:rPr>
      </w:pPr>
      <w:r>
        <w:rPr>
          <w:rStyle w:val="affb"/>
        </w:rPr>
        <w:annotationRef/>
      </w:r>
      <w:r w:rsidRPr="00235708">
        <w:rPr>
          <w:rFonts w:ascii="宋体" w:hAnsi="宋体" w:hint="eastAsia"/>
          <w:strike/>
          <w:highlight w:val="yellow"/>
        </w:rPr>
        <w:t>可以</w:t>
      </w:r>
      <w:r w:rsidRPr="00235708">
        <w:rPr>
          <w:rFonts w:ascii="宋体" w:hAnsi="宋体"/>
          <w:strike/>
          <w:highlight w:val="yellow"/>
        </w:rPr>
        <w:t>描述</w:t>
      </w:r>
      <w:r w:rsidRPr="00235708">
        <w:rPr>
          <w:rFonts w:ascii="宋体" w:hAnsi="宋体" w:hint="eastAsia"/>
          <w:strike/>
          <w:highlight w:val="yellow"/>
        </w:rPr>
        <w:t>C/S架构</w:t>
      </w:r>
      <w:r w:rsidRPr="00235708">
        <w:rPr>
          <w:rFonts w:ascii="宋体" w:hAnsi="宋体"/>
          <w:strike/>
          <w:highlight w:val="yellow"/>
        </w:rPr>
        <w:t>在本系统中的应用，以及</w:t>
      </w:r>
      <w:r w:rsidRPr="00235708">
        <w:rPr>
          <w:rFonts w:ascii="宋体" w:hAnsi="宋体" w:hint="eastAsia"/>
          <w:strike/>
          <w:highlight w:val="yellow"/>
        </w:rPr>
        <w:t>选择C/S架构</w:t>
      </w:r>
      <w:r w:rsidRPr="00235708">
        <w:rPr>
          <w:rFonts w:ascii="宋体" w:hAnsi="宋体"/>
          <w:strike/>
          <w:highlight w:val="yellow"/>
        </w:rPr>
        <w:t>的优点</w:t>
      </w:r>
      <w:r w:rsidRPr="00235708">
        <w:rPr>
          <w:rFonts w:ascii="宋体" w:hAnsi="宋体" w:hint="eastAsia"/>
          <w:strike/>
          <w:highlight w:val="yellow"/>
        </w:rPr>
        <w:t>？</w:t>
      </w:r>
    </w:p>
    <w:p w14:paraId="175608CD" w14:textId="5A9C59CB" w:rsidR="00D75597" w:rsidRPr="00D75597" w:rsidRDefault="00D75597">
      <w:pPr>
        <w:pStyle w:val="afa"/>
      </w:pPr>
    </w:p>
  </w:comment>
  <w:comment w:id="784" w:author="tianlong" w:date="2016-08-05T12:39:00Z" w:initials="t">
    <w:p w14:paraId="3FA7A275" w14:textId="77777777" w:rsidR="003C05A3" w:rsidRDefault="003C05A3" w:rsidP="003C05A3">
      <w:pPr>
        <w:pStyle w:val="a1"/>
      </w:pPr>
      <w:r>
        <w:rPr>
          <w:rStyle w:val="affb"/>
        </w:rPr>
        <w:annotationRef/>
      </w:r>
      <w:r w:rsidRPr="00797345">
        <w:rPr>
          <w:rFonts w:hint="eastAsia"/>
          <w:highlight w:val="yellow"/>
        </w:rPr>
        <w:t>就是非</w:t>
      </w:r>
      <w:r w:rsidRPr="00797345">
        <w:rPr>
          <w:highlight w:val="yellow"/>
        </w:rPr>
        <w:t>功能需求（</w:t>
      </w:r>
      <w:r w:rsidRPr="00797345">
        <w:rPr>
          <w:rFonts w:hint="eastAsia"/>
          <w:highlight w:val="yellow"/>
        </w:rPr>
        <w:t>性能</w:t>
      </w:r>
      <w:r w:rsidRPr="00797345">
        <w:rPr>
          <w:highlight w:val="yellow"/>
        </w:rPr>
        <w:t>需求）</w:t>
      </w:r>
      <w:r>
        <w:rPr>
          <w:rFonts w:hint="eastAsia"/>
        </w:rPr>
        <w:t>？</w:t>
      </w:r>
    </w:p>
    <w:p w14:paraId="0E9A984E" w14:textId="5BD1AB2C" w:rsidR="003C05A3" w:rsidRPr="003C05A3" w:rsidRDefault="003C05A3">
      <w:pPr>
        <w:pStyle w:val="afa"/>
      </w:pPr>
    </w:p>
  </w:comment>
  <w:comment w:id="785" w:author="tianlong" w:date="2016-08-03T10:11:00Z" w:initials="t">
    <w:p w14:paraId="24614589" w14:textId="1D984273" w:rsidR="000F3456" w:rsidRDefault="000F3456">
      <w:pPr>
        <w:pStyle w:val="afa"/>
      </w:pPr>
      <w:r>
        <w:rPr>
          <w:rStyle w:val="affb"/>
        </w:rPr>
        <w:annotationRef/>
      </w:r>
      <w:r>
        <w:rPr>
          <w:rFonts w:hint="eastAsia"/>
        </w:rPr>
        <w:t>来自</w:t>
      </w:r>
      <w:r>
        <w:rPr>
          <w:rFonts w:hint="eastAsia"/>
        </w:rPr>
        <w:t>[</w:t>
      </w:r>
      <w:r>
        <w:t>12],</w:t>
      </w:r>
      <w:r>
        <w:rPr>
          <w:rFonts w:hint="eastAsia"/>
        </w:rPr>
        <w:t>需要用自己的</w:t>
      </w:r>
      <w:r>
        <w:t>语言</w:t>
      </w:r>
      <w:r>
        <w:rPr>
          <w:rFonts w:hint="eastAsia"/>
        </w:rPr>
        <w:t>进行组织，或者找到设计原则的出处。避免查重。</w:t>
      </w:r>
    </w:p>
  </w:comment>
  <w:comment w:id="786" w:author="tianlong" w:date="2016-08-03T10:16:00Z" w:initials="t">
    <w:p w14:paraId="56E08369" w14:textId="3048B65F" w:rsidR="000F3456" w:rsidRDefault="000F3456">
      <w:pPr>
        <w:pStyle w:val="afa"/>
      </w:pPr>
      <w:r>
        <w:rPr>
          <w:rStyle w:val="affb"/>
        </w:rPr>
        <w:annotationRef/>
      </w:r>
      <w:r>
        <w:rPr>
          <w:rFonts w:hint="eastAsia"/>
        </w:rPr>
        <w:t>摘自【</w:t>
      </w:r>
      <w:r>
        <w:rPr>
          <w:rFonts w:hint="eastAsia"/>
        </w:rPr>
        <w:t>1</w:t>
      </w:r>
      <w:r>
        <w:t>2</w:t>
      </w:r>
      <w:r>
        <w:rPr>
          <w:rFonts w:hint="eastAsia"/>
        </w:rPr>
        <w:t>】</w:t>
      </w:r>
      <w:r>
        <w:rPr>
          <w:rFonts w:hint="eastAsia"/>
        </w:rPr>
        <w:t>[</w:t>
      </w:r>
      <w:r>
        <w:t>13]</w:t>
      </w:r>
      <w:r>
        <w:rPr>
          <w:rFonts w:hint="eastAsia"/>
        </w:rPr>
        <w:t>，需要用自己的语言进行组织，避免查重。</w:t>
      </w:r>
    </w:p>
    <w:p w14:paraId="23AA60D4" w14:textId="56CB1E2D" w:rsidR="000F3456" w:rsidRDefault="000F3456">
      <w:pPr>
        <w:pStyle w:val="afa"/>
      </w:pPr>
      <w:r>
        <w:rPr>
          <w:rFonts w:hint="eastAsia"/>
        </w:rPr>
        <w:t>有标准调试器的设计原则吗？</w:t>
      </w:r>
    </w:p>
  </w:comment>
  <w:comment w:id="870" w:author="tianlong" w:date="2016-08-05T12:38:00Z" w:initials="t">
    <w:p w14:paraId="1880424E" w14:textId="232B1DB5" w:rsidR="006F5589" w:rsidRDefault="006F5589" w:rsidP="006F5589">
      <w:pPr>
        <w:pStyle w:val="a1"/>
        <w:spacing w:line="360" w:lineRule="auto"/>
        <w:ind w:left="567" w:firstLineChars="0" w:firstLine="0"/>
      </w:pPr>
      <w:r>
        <w:rPr>
          <w:rStyle w:val="affb"/>
        </w:rPr>
        <w:annotationRef/>
      </w:r>
      <w:r>
        <w:rPr>
          <w:rFonts w:hint="eastAsia"/>
        </w:rPr>
        <w:t>预计</w:t>
      </w:r>
      <w:r>
        <w:t>的可能成果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697B00" w15:done="0"/>
  <w15:commentEx w15:paraId="09157026" w15:done="0"/>
  <w15:commentEx w15:paraId="39CF98D3" w15:done="0"/>
  <w15:commentEx w15:paraId="4AEBFBF4" w15:done="0"/>
  <w15:commentEx w15:paraId="23C93E04" w15:done="0"/>
  <w15:commentEx w15:paraId="123A4F2E" w15:done="0"/>
  <w15:commentEx w15:paraId="5984C02E" w15:done="0"/>
  <w15:commentEx w15:paraId="1E94C6F6" w15:done="0"/>
  <w15:commentEx w15:paraId="33146F6C" w15:done="0"/>
  <w15:commentEx w15:paraId="3411F580" w15:done="0"/>
  <w15:commentEx w15:paraId="4706063E" w15:done="0"/>
  <w15:commentEx w15:paraId="16B27C48" w15:done="0"/>
  <w15:commentEx w15:paraId="4177A06A" w15:done="0"/>
  <w15:commentEx w15:paraId="19E49067" w15:done="0"/>
  <w15:commentEx w15:paraId="556E2D5D" w15:done="0"/>
  <w15:commentEx w15:paraId="175608CD" w15:done="0"/>
  <w15:commentEx w15:paraId="0E9A984E" w15:done="0"/>
  <w15:commentEx w15:paraId="24614589" w15:done="0"/>
  <w15:commentEx w15:paraId="23AA60D4" w15:done="0"/>
  <w15:commentEx w15:paraId="1880424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FDFF4A" w14:textId="77777777" w:rsidR="000B43E9" w:rsidRDefault="000B43E9">
      <w:pPr>
        <w:spacing w:line="240" w:lineRule="auto"/>
      </w:pPr>
      <w:r>
        <w:separator/>
      </w:r>
    </w:p>
  </w:endnote>
  <w:endnote w:type="continuationSeparator" w:id="0">
    <w:p w14:paraId="193EB9F5" w14:textId="77777777" w:rsidR="000B43E9" w:rsidRDefault="000B43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仿宋 Std R">
    <w:altName w:val="Arial Unicode MS"/>
    <w:charset w:val="86"/>
    <w:family w:val="auto"/>
    <w:pitch w:val="variable"/>
    <w:sig w:usb0="00000000" w:usb1="0A0F1810" w:usb2="00000016" w:usb3="00000000" w:csb0="00060007"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fixed"/>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文鼎CS中宋">
    <w:altName w:val="宋体"/>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9F16C" w14:textId="77777777" w:rsidR="000F3456" w:rsidRDefault="000F3456" w:rsidP="004E08EA">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585F661E" w14:textId="77777777" w:rsidR="000F3456" w:rsidRDefault="000F3456" w:rsidP="004E08EA">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1BA3B" w14:textId="77777777" w:rsidR="000F3456" w:rsidRDefault="000F3456" w:rsidP="004E08EA">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DDE98" w14:textId="50ABC77F" w:rsidR="000F3456" w:rsidRDefault="000F3456" w:rsidP="004E08EA">
    <w:pPr>
      <w:pStyle w:val="a7"/>
      <w:ind w:right="360"/>
      <w:jc w:val="center"/>
    </w:pPr>
    <w:r>
      <w:rPr>
        <w:szCs w:val="21"/>
      </w:rPr>
      <w:t xml:space="preserve">- </w:t>
    </w:r>
    <w:r>
      <w:rPr>
        <w:szCs w:val="21"/>
      </w:rPr>
      <w:fldChar w:fldCharType="begin"/>
    </w:r>
    <w:r>
      <w:rPr>
        <w:szCs w:val="21"/>
      </w:rPr>
      <w:instrText xml:space="preserve"> PAGE </w:instrText>
    </w:r>
    <w:r>
      <w:rPr>
        <w:szCs w:val="21"/>
      </w:rPr>
      <w:fldChar w:fldCharType="separate"/>
    </w:r>
    <w:r w:rsidR="00600A40">
      <w:rPr>
        <w:noProof/>
        <w:szCs w:val="21"/>
      </w:rPr>
      <w:t>11</w:t>
    </w:r>
    <w:r>
      <w:rPr>
        <w:szCs w:val="21"/>
      </w:rPr>
      <w:fldChar w:fldCharType="end"/>
    </w:r>
    <w:r>
      <w:rPr>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108A3" w14:textId="77777777" w:rsidR="000B43E9" w:rsidRDefault="000B43E9">
      <w:pPr>
        <w:spacing w:line="240" w:lineRule="auto"/>
      </w:pPr>
      <w:r>
        <w:separator/>
      </w:r>
    </w:p>
  </w:footnote>
  <w:footnote w:type="continuationSeparator" w:id="0">
    <w:p w14:paraId="3E0CAD22" w14:textId="77777777" w:rsidR="000B43E9" w:rsidRDefault="000B43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A952C" w14:textId="0FC485BC" w:rsidR="000F3456" w:rsidRPr="00FF1622" w:rsidRDefault="000F3456" w:rsidP="00FF1622">
    <w:pPr>
      <w:pStyle w:val="a5"/>
      <w:jc w:val="left"/>
    </w:pPr>
    <w:r w:rsidRPr="003E3E1D">
      <w:rPr>
        <w:rFonts w:hint="eastAsia"/>
      </w:rPr>
      <w:t xml:space="preserve">Software </w:t>
    </w:r>
    <w:r>
      <w:t>School</w:t>
    </w:r>
    <w:r w:rsidRPr="003E3E1D">
      <w:rPr>
        <w:rFonts w:hint="eastAsia"/>
      </w:rPr>
      <w:t xml:space="preserve"> of Beihang University</w:t>
    </w:r>
    <w:r>
      <w:rPr>
        <w:rFonts w:hint="eastAsia"/>
      </w:rPr>
      <w:tab/>
    </w:r>
    <w:r>
      <w:rPr>
        <w:rFonts w:hint="eastAsia"/>
      </w:rPr>
      <w:t>开题报告文件</w:t>
    </w:r>
    <w:r>
      <w:rPr>
        <w:rFonts w:hint="eastAsia"/>
      </w:rPr>
      <w:tab/>
    </w:r>
    <w:r>
      <w:rPr>
        <w:rFonts w:hint="eastAsia"/>
      </w:rPr>
      <w:t>北航软件学院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A5667" w14:textId="77777777" w:rsidR="000F3456" w:rsidRDefault="000F3456" w:rsidP="004E08EA">
    <w:pPr>
      <w:pStyle w:val="a5"/>
      <w:jc w:val="left"/>
    </w:pPr>
    <w:r>
      <w:rPr>
        <w:rFonts w:hint="eastAsia"/>
      </w:rPr>
      <w:t>Beihang College of Software</w:t>
    </w:r>
    <w:r>
      <w:rPr>
        <w:rFonts w:hint="eastAsia"/>
      </w:rPr>
      <w:tab/>
    </w:r>
    <w:r>
      <w:rPr>
        <w:rFonts w:hint="eastAsia"/>
      </w:rPr>
      <w:t>开题报告文件</w:t>
    </w:r>
    <w:r>
      <w:rPr>
        <w:rFonts w:hint="eastAsia"/>
      </w:rPr>
      <w:tab/>
    </w:r>
    <w:r>
      <w:rPr>
        <w:rFonts w:hint="eastAsia"/>
      </w:rPr>
      <w:t>北航软件学院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12452"/>
    <w:multiLevelType w:val="hybridMultilevel"/>
    <w:tmpl w:val="1C0A03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2576E9"/>
    <w:multiLevelType w:val="hybridMultilevel"/>
    <w:tmpl w:val="266C62C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B901401"/>
    <w:multiLevelType w:val="hybridMultilevel"/>
    <w:tmpl w:val="1F984A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EF606D7"/>
    <w:multiLevelType w:val="hybridMultilevel"/>
    <w:tmpl w:val="18B8C50E"/>
    <w:lvl w:ilvl="0" w:tplc="98B838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266425F"/>
    <w:multiLevelType w:val="multilevel"/>
    <w:tmpl w:val="BF84CE8E"/>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 w15:restartNumberingAfterBreak="0">
    <w:nsid w:val="3B741506"/>
    <w:multiLevelType w:val="hybridMultilevel"/>
    <w:tmpl w:val="18B8C50E"/>
    <w:lvl w:ilvl="0" w:tplc="98B838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BDC2F32"/>
    <w:multiLevelType w:val="hybridMultilevel"/>
    <w:tmpl w:val="9D2071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C6A6239"/>
    <w:multiLevelType w:val="hybridMultilevel"/>
    <w:tmpl w:val="F9C0E8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BE453C"/>
    <w:multiLevelType w:val="hybridMultilevel"/>
    <w:tmpl w:val="C94633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4041B3B"/>
    <w:multiLevelType w:val="multilevel"/>
    <w:tmpl w:val="791207D0"/>
    <w:lvl w:ilvl="0">
      <w:start w:val="1"/>
      <w:numFmt w:val="chineseCountingThousand"/>
      <w:suff w:val="space"/>
      <w:lvlText w:val="第%1章"/>
      <w:lvlJc w:val="left"/>
      <w:pPr>
        <w:ind w:left="885" w:hanging="885"/>
      </w:pPr>
      <w:rPr>
        <w:rFonts w:ascii="Times New Roman" w:eastAsia="宋体" w:hAnsi="Times New Roman" w:hint="default"/>
        <w:b/>
        <w:i w:val="0"/>
        <w:sz w:val="44"/>
      </w:rPr>
    </w:lvl>
    <w:lvl w:ilvl="1">
      <w:start w:val="1"/>
      <w:numFmt w:val="decimal"/>
      <w:isLgl/>
      <w:suff w:val="space"/>
      <w:lvlText w:val="%1.%2"/>
      <w:lvlJc w:val="left"/>
      <w:pPr>
        <w:ind w:left="142" w:hanging="142"/>
      </w:pPr>
      <w:rPr>
        <w:rFonts w:ascii="Arial" w:eastAsia="黑体" w:hAnsi="Arial" w:hint="default"/>
        <w:b/>
        <w:i w:val="0"/>
        <w:sz w:val="32"/>
      </w:rPr>
    </w:lvl>
    <w:lvl w:ilvl="2">
      <w:start w:val="1"/>
      <w:numFmt w:val="decimal"/>
      <w:isLgl/>
      <w:suff w:val="space"/>
      <w:lvlText w:val="%1.%2.%3"/>
      <w:lvlJc w:val="left"/>
      <w:pPr>
        <w:ind w:left="1418" w:hanging="1418"/>
      </w:pPr>
      <w:rPr>
        <w:rFonts w:hint="eastAsia"/>
      </w:rPr>
    </w:lvl>
    <w:lvl w:ilvl="3">
      <w:start w:val="1"/>
      <w:numFmt w:val="decimal"/>
      <w:isLgl/>
      <w:suff w:val="space"/>
      <w:lvlText w:val="%1.%2.%3.%4"/>
      <w:lvlJc w:val="left"/>
      <w:pPr>
        <w:ind w:left="1418" w:hanging="1418"/>
      </w:pPr>
      <w:rPr>
        <w:rFonts w:hint="eastAsia"/>
      </w:rPr>
    </w:lvl>
    <w:lvl w:ilvl="4">
      <w:start w:val="1"/>
      <w:numFmt w:val="decimal"/>
      <w:isLgl/>
      <w:lvlText w:val="%1.%2.%3.%4.%5"/>
      <w:lvlJc w:val="left"/>
      <w:pPr>
        <w:tabs>
          <w:tab w:val="num" w:pos="3501"/>
        </w:tabs>
        <w:ind w:left="2551" w:hanging="850"/>
      </w:pPr>
      <w:rPr>
        <w:rFonts w:hint="eastAsia"/>
      </w:rPr>
    </w:lvl>
    <w:lvl w:ilvl="5">
      <w:start w:val="1"/>
      <w:numFmt w:val="decimal"/>
      <w:isLgl/>
      <w:lvlText w:val="%1.%2.%3.%4.%5.%6"/>
      <w:lvlJc w:val="left"/>
      <w:pPr>
        <w:tabs>
          <w:tab w:val="num" w:pos="4286"/>
        </w:tabs>
        <w:ind w:left="3260" w:hanging="1134"/>
      </w:pPr>
      <w:rPr>
        <w:rFonts w:hint="eastAsia"/>
      </w:rPr>
    </w:lvl>
    <w:lvl w:ilvl="6">
      <w:start w:val="1"/>
      <w:numFmt w:val="decimal"/>
      <w:isLgl/>
      <w:lvlText w:val="%1.%2.%3.%4.%5.%6.%7"/>
      <w:lvlJc w:val="left"/>
      <w:pPr>
        <w:tabs>
          <w:tab w:val="num" w:pos="5071"/>
        </w:tabs>
        <w:ind w:left="3827" w:hanging="1276"/>
      </w:pPr>
      <w:rPr>
        <w:rFonts w:hint="eastAsia"/>
      </w:rPr>
    </w:lvl>
    <w:lvl w:ilvl="7">
      <w:start w:val="1"/>
      <w:numFmt w:val="decimal"/>
      <w:lvlRestart w:val="1"/>
      <w:isLgl/>
      <w:suff w:val="space"/>
      <w:lvlText w:val="表%1.%8"/>
      <w:lvlJc w:val="left"/>
      <w:pPr>
        <w:ind w:left="1418" w:hanging="1418"/>
      </w:pPr>
      <w:rPr>
        <w:rFonts w:hint="eastAsia"/>
      </w:rPr>
    </w:lvl>
    <w:lvl w:ilvl="8">
      <w:start w:val="1"/>
      <w:numFmt w:val="decimal"/>
      <w:lvlRestart w:val="1"/>
      <w:pStyle w:val="a"/>
      <w:isLgl/>
      <w:suff w:val="space"/>
      <w:lvlText w:val="图%1-%9"/>
      <w:lvlJc w:val="left"/>
      <w:pPr>
        <w:ind w:left="1418" w:hanging="1418"/>
      </w:pPr>
      <w:rPr>
        <w:rFonts w:hint="eastAsia"/>
      </w:rPr>
    </w:lvl>
  </w:abstractNum>
  <w:abstractNum w:abstractNumId="10" w15:restartNumberingAfterBreak="0">
    <w:nsid w:val="50783FE2"/>
    <w:multiLevelType w:val="multilevel"/>
    <w:tmpl w:val="D6B69E64"/>
    <w:lvl w:ilvl="0">
      <w:start w:val="1"/>
      <w:numFmt w:val="decimal"/>
      <w:pStyle w:val="1"/>
      <w:lvlText w:val="%1."/>
      <w:lvlJc w:val="left"/>
      <w:pPr>
        <w:tabs>
          <w:tab w:val="num" w:pos="425"/>
        </w:tabs>
        <w:ind w:left="425" w:hanging="425"/>
      </w:pPr>
      <w:rPr>
        <w:rFonts w:hint="eastAsia"/>
      </w:rPr>
    </w:lvl>
    <w:lvl w:ilvl="1">
      <w:start w:val="1"/>
      <w:numFmt w:val="decimal"/>
      <w:pStyle w:val="2"/>
      <w:isLgl/>
      <w:lvlText w:val="%1.%2."/>
      <w:lvlJc w:val="left"/>
      <w:pPr>
        <w:tabs>
          <w:tab w:val="num" w:pos="567"/>
        </w:tabs>
        <w:ind w:left="567" w:hanging="567"/>
      </w:pPr>
      <w:rPr>
        <w:rFonts w:hint="eastAsia"/>
        <w:b/>
        <w:i w:val="0"/>
        <w:caps w:val="0"/>
        <w:strike w:val="0"/>
        <w:dstrike w:val="0"/>
        <w:shadow w:val="0"/>
        <w:emboss w:val="0"/>
        <w:imprint w:val="0"/>
        <w:vanish w:val="0"/>
        <w:sz w:val="24"/>
        <w:szCs w:val="24"/>
        <w:vertAlign w:val="baseline"/>
      </w:rPr>
    </w:lvl>
    <w:lvl w:ilvl="2">
      <w:start w:val="1"/>
      <w:numFmt w:val="decimal"/>
      <w:lvlText w:val="%1.%2.%3."/>
      <w:lvlJc w:val="left"/>
      <w:pPr>
        <w:tabs>
          <w:tab w:val="num" w:pos="709"/>
        </w:tabs>
        <w:ind w:left="709" w:hanging="709"/>
      </w:pPr>
      <w:rPr>
        <w:rFonts w:ascii="Arial" w:eastAsia="Adobe 仿宋 Std R" w:hAnsi="Arial" w:hint="default"/>
        <w:b/>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5218206B"/>
    <w:multiLevelType w:val="hybridMultilevel"/>
    <w:tmpl w:val="F9C0E8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AF5090"/>
    <w:multiLevelType w:val="multilevel"/>
    <w:tmpl w:val="DDDE33B0"/>
    <w:lvl w:ilvl="0">
      <w:start w:val="1"/>
      <w:numFmt w:val="decimal"/>
      <w:suff w:val="space"/>
      <w:lvlText w:val="[%1]"/>
      <w:lvlJc w:val="left"/>
      <w:pPr>
        <w:ind w:left="0" w:firstLine="0"/>
      </w:pPr>
      <w:rPr>
        <w:rFonts w:hint="eastAsia"/>
        <w:color w:val="000000"/>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3" w15:restartNumberingAfterBreak="0">
    <w:nsid w:val="576A55EF"/>
    <w:multiLevelType w:val="hybridMultilevel"/>
    <w:tmpl w:val="C94633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C4F1866"/>
    <w:multiLevelType w:val="multilevel"/>
    <w:tmpl w:val="52A890C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2662E0A"/>
    <w:multiLevelType w:val="hybridMultilevel"/>
    <w:tmpl w:val="C94633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2E12624"/>
    <w:multiLevelType w:val="hybridMultilevel"/>
    <w:tmpl w:val="F9C0E8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F112CDE"/>
    <w:multiLevelType w:val="hybridMultilevel"/>
    <w:tmpl w:val="0DDE83C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num w:numId="1">
    <w:abstractNumId w:val="10"/>
  </w:num>
  <w:num w:numId="2">
    <w:abstractNumId w:val="6"/>
  </w:num>
  <w:num w:numId="3">
    <w:abstractNumId w:val="2"/>
  </w:num>
  <w:num w:numId="4">
    <w:abstractNumId w:val="17"/>
  </w:num>
  <w:num w:numId="5">
    <w:abstractNumId w:val="1"/>
  </w:num>
  <w:num w:numId="6">
    <w:abstractNumId w:val="8"/>
  </w:num>
  <w:num w:numId="7">
    <w:abstractNumId w:val="0"/>
  </w:num>
  <w:num w:numId="8">
    <w:abstractNumId w:val="7"/>
  </w:num>
  <w:num w:numId="9">
    <w:abstractNumId w:val="11"/>
  </w:num>
  <w:num w:numId="10">
    <w:abstractNumId w:val="16"/>
  </w:num>
  <w:num w:numId="11">
    <w:abstractNumId w:val="15"/>
  </w:num>
  <w:num w:numId="12">
    <w:abstractNumId w:val="9"/>
  </w:num>
  <w:num w:numId="13">
    <w:abstractNumId w:val="3"/>
  </w:num>
  <w:num w:numId="14">
    <w:abstractNumId w:val="12"/>
  </w:num>
  <w:num w:numId="15">
    <w:abstractNumId w:val="10"/>
  </w:num>
  <w:num w:numId="16">
    <w:abstractNumId w:val="10"/>
  </w:num>
  <w:num w:numId="17">
    <w:abstractNumId w:val="4"/>
  </w:num>
  <w:num w:numId="18">
    <w:abstractNumId w:val="10"/>
  </w:num>
  <w:num w:numId="19">
    <w:abstractNumId w:val="10"/>
  </w:num>
  <w:num w:numId="20">
    <w:abstractNumId w:val="5"/>
  </w:num>
  <w:num w:numId="21">
    <w:abstractNumId w:val="13"/>
  </w:num>
  <w:num w:numId="22">
    <w:abstractNumId w:val="10"/>
  </w:num>
  <w:num w:numId="23">
    <w:abstractNumId w:val="14"/>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anlong">
    <w15:presenceInfo w15:providerId="None" w15:userId="tianl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trackRevision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2E4"/>
    <w:rsid w:val="00006AB2"/>
    <w:rsid w:val="00010237"/>
    <w:rsid w:val="00011E95"/>
    <w:rsid w:val="0001206D"/>
    <w:rsid w:val="0002229B"/>
    <w:rsid w:val="000328EF"/>
    <w:rsid w:val="00054A58"/>
    <w:rsid w:val="0007606F"/>
    <w:rsid w:val="000954B1"/>
    <w:rsid w:val="00096C67"/>
    <w:rsid w:val="000B43E9"/>
    <w:rsid w:val="000B54B7"/>
    <w:rsid w:val="000C1462"/>
    <w:rsid w:val="000D78D8"/>
    <w:rsid w:val="000E6A7E"/>
    <w:rsid w:val="000F3456"/>
    <w:rsid w:val="000F47BB"/>
    <w:rsid w:val="000F5D65"/>
    <w:rsid w:val="00101684"/>
    <w:rsid w:val="00115981"/>
    <w:rsid w:val="001209C6"/>
    <w:rsid w:val="001243B6"/>
    <w:rsid w:val="001278E5"/>
    <w:rsid w:val="00136685"/>
    <w:rsid w:val="00137DFC"/>
    <w:rsid w:val="001431A9"/>
    <w:rsid w:val="00146FAA"/>
    <w:rsid w:val="00153975"/>
    <w:rsid w:val="001574DA"/>
    <w:rsid w:val="001577E0"/>
    <w:rsid w:val="00176C01"/>
    <w:rsid w:val="00183E55"/>
    <w:rsid w:val="00186FA4"/>
    <w:rsid w:val="001A21EE"/>
    <w:rsid w:val="001A2AA5"/>
    <w:rsid w:val="001B7C65"/>
    <w:rsid w:val="001C595F"/>
    <w:rsid w:val="001E1841"/>
    <w:rsid w:val="001F11F0"/>
    <w:rsid w:val="0020068C"/>
    <w:rsid w:val="00213669"/>
    <w:rsid w:val="00226663"/>
    <w:rsid w:val="00230345"/>
    <w:rsid w:val="00235708"/>
    <w:rsid w:val="0023576A"/>
    <w:rsid w:val="00240AF7"/>
    <w:rsid w:val="002473CB"/>
    <w:rsid w:val="002520ED"/>
    <w:rsid w:val="002530E2"/>
    <w:rsid w:val="0026606A"/>
    <w:rsid w:val="0027427D"/>
    <w:rsid w:val="002832DA"/>
    <w:rsid w:val="00284ACB"/>
    <w:rsid w:val="00292CC8"/>
    <w:rsid w:val="002C52AD"/>
    <w:rsid w:val="002C52BA"/>
    <w:rsid w:val="002D51BD"/>
    <w:rsid w:val="002E0569"/>
    <w:rsid w:val="002E2508"/>
    <w:rsid w:val="002E42C3"/>
    <w:rsid w:val="002F45B3"/>
    <w:rsid w:val="002F571B"/>
    <w:rsid w:val="00304462"/>
    <w:rsid w:val="003127DB"/>
    <w:rsid w:val="00313A05"/>
    <w:rsid w:val="00315144"/>
    <w:rsid w:val="00322FF6"/>
    <w:rsid w:val="003270B2"/>
    <w:rsid w:val="00340A83"/>
    <w:rsid w:val="00345E94"/>
    <w:rsid w:val="0034661B"/>
    <w:rsid w:val="003608F6"/>
    <w:rsid w:val="00361B04"/>
    <w:rsid w:val="0036209C"/>
    <w:rsid w:val="003B4FEE"/>
    <w:rsid w:val="003C05A3"/>
    <w:rsid w:val="003C081E"/>
    <w:rsid w:val="003C290D"/>
    <w:rsid w:val="003C42FE"/>
    <w:rsid w:val="003C654C"/>
    <w:rsid w:val="003D5A3A"/>
    <w:rsid w:val="003E3E1D"/>
    <w:rsid w:val="003F4313"/>
    <w:rsid w:val="00403B75"/>
    <w:rsid w:val="0041413F"/>
    <w:rsid w:val="00415EBF"/>
    <w:rsid w:val="00417318"/>
    <w:rsid w:val="00421920"/>
    <w:rsid w:val="0042326C"/>
    <w:rsid w:val="00426D7C"/>
    <w:rsid w:val="00445073"/>
    <w:rsid w:val="00454E11"/>
    <w:rsid w:val="004622ED"/>
    <w:rsid w:val="00470BB1"/>
    <w:rsid w:val="004B3897"/>
    <w:rsid w:val="004C1798"/>
    <w:rsid w:val="004D7C52"/>
    <w:rsid w:val="004E08EA"/>
    <w:rsid w:val="004E0E01"/>
    <w:rsid w:val="00514981"/>
    <w:rsid w:val="00515362"/>
    <w:rsid w:val="00527301"/>
    <w:rsid w:val="00535000"/>
    <w:rsid w:val="005464E1"/>
    <w:rsid w:val="00583C2A"/>
    <w:rsid w:val="00593AC6"/>
    <w:rsid w:val="005A698A"/>
    <w:rsid w:val="005D2023"/>
    <w:rsid w:val="005D683B"/>
    <w:rsid w:val="005E6506"/>
    <w:rsid w:val="005F0831"/>
    <w:rsid w:val="00600A40"/>
    <w:rsid w:val="00604288"/>
    <w:rsid w:val="00613A49"/>
    <w:rsid w:val="0063048B"/>
    <w:rsid w:val="00633D37"/>
    <w:rsid w:val="00637182"/>
    <w:rsid w:val="00640C8D"/>
    <w:rsid w:val="00653B92"/>
    <w:rsid w:val="00654EFE"/>
    <w:rsid w:val="00656460"/>
    <w:rsid w:val="00675EE8"/>
    <w:rsid w:val="006801E2"/>
    <w:rsid w:val="006A47A0"/>
    <w:rsid w:val="006A7CBA"/>
    <w:rsid w:val="006B2AEA"/>
    <w:rsid w:val="006B5321"/>
    <w:rsid w:val="006C589F"/>
    <w:rsid w:val="006D7C9B"/>
    <w:rsid w:val="006E15A3"/>
    <w:rsid w:val="006E56C5"/>
    <w:rsid w:val="006F5589"/>
    <w:rsid w:val="00704725"/>
    <w:rsid w:val="00704F69"/>
    <w:rsid w:val="00717FF3"/>
    <w:rsid w:val="007213C4"/>
    <w:rsid w:val="00741AD3"/>
    <w:rsid w:val="00746740"/>
    <w:rsid w:val="00747137"/>
    <w:rsid w:val="00752DAD"/>
    <w:rsid w:val="007626C0"/>
    <w:rsid w:val="007902D5"/>
    <w:rsid w:val="007903F8"/>
    <w:rsid w:val="00792222"/>
    <w:rsid w:val="00797345"/>
    <w:rsid w:val="007A4869"/>
    <w:rsid w:val="007A7A50"/>
    <w:rsid w:val="007C0F8F"/>
    <w:rsid w:val="007D169A"/>
    <w:rsid w:val="007D6DBE"/>
    <w:rsid w:val="007E1CD1"/>
    <w:rsid w:val="00812C02"/>
    <w:rsid w:val="008166DD"/>
    <w:rsid w:val="008212E4"/>
    <w:rsid w:val="00822051"/>
    <w:rsid w:val="008262B4"/>
    <w:rsid w:val="008334DB"/>
    <w:rsid w:val="00836B62"/>
    <w:rsid w:val="00841625"/>
    <w:rsid w:val="00846568"/>
    <w:rsid w:val="00861B3C"/>
    <w:rsid w:val="0086491D"/>
    <w:rsid w:val="00874347"/>
    <w:rsid w:val="008764BB"/>
    <w:rsid w:val="00877563"/>
    <w:rsid w:val="00895AFA"/>
    <w:rsid w:val="008A5C24"/>
    <w:rsid w:val="008C5B20"/>
    <w:rsid w:val="008C6DC4"/>
    <w:rsid w:val="008E2264"/>
    <w:rsid w:val="008E4A36"/>
    <w:rsid w:val="008F05B9"/>
    <w:rsid w:val="008F78D6"/>
    <w:rsid w:val="00900529"/>
    <w:rsid w:val="00923927"/>
    <w:rsid w:val="00981DFF"/>
    <w:rsid w:val="009860F5"/>
    <w:rsid w:val="009B7C1F"/>
    <w:rsid w:val="009D5D96"/>
    <w:rsid w:val="009E325D"/>
    <w:rsid w:val="009E4EE6"/>
    <w:rsid w:val="009E76F8"/>
    <w:rsid w:val="009F7935"/>
    <w:rsid w:val="00A109EA"/>
    <w:rsid w:val="00A23100"/>
    <w:rsid w:val="00A26A9A"/>
    <w:rsid w:val="00A42142"/>
    <w:rsid w:val="00A423E4"/>
    <w:rsid w:val="00A472D8"/>
    <w:rsid w:val="00A70399"/>
    <w:rsid w:val="00A729E7"/>
    <w:rsid w:val="00A77657"/>
    <w:rsid w:val="00A83447"/>
    <w:rsid w:val="00A9544A"/>
    <w:rsid w:val="00AA71BD"/>
    <w:rsid w:val="00AF1FDE"/>
    <w:rsid w:val="00B11CF7"/>
    <w:rsid w:val="00B15805"/>
    <w:rsid w:val="00B161EE"/>
    <w:rsid w:val="00B40B3A"/>
    <w:rsid w:val="00B42305"/>
    <w:rsid w:val="00B60AD6"/>
    <w:rsid w:val="00B96119"/>
    <w:rsid w:val="00B9762C"/>
    <w:rsid w:val="00BB0D0A"/>
    <w:rsid w:val="00BB5D3E"/>
    <w:rsid w:val="00BD1770"/>
    <w:rsid w:val="00BD6C5F"/>
    <w:rsid w:val="00BE0004"/>
    <w:rsid w:val="00BE112C"/>
    <w:rsid w:val="00BE2CA9"/>
    <w:rsid w:val="00BF24F7"/>
    <w:rsid w:val="00BF51F9"/>
    <w:rsid w:val="00C12203"/>
    <w:rsid w:val="00C26900"/>
    <w:rsid w:val="00C354AC"/>
    <w:rsid w:val="00C36A23"/>
    <w:rsid w:val="00C55111"/>
    <w:rsid w:val="00C55410"/>
    <w:rsid w:val="00C56722"/>
    <w:rsid w:val="00C64393"/>
    <w:rsid w:val="00C82FAE"/>
    <w:rsid w:val="00C8708B"/>
    <w:rsid w:val="00C951EE"/>
    <w:rsid w:val="00C97010"/>
    <w:rsid w:val="00CA049E"/>
    <w:rsid w:val="00CA2127"/>
    <w:rsid w:val="00CA35A6"/>
    <w:rsid w:val="00CA7058"/>
    <w:rsid w:val="00CB64FA"/>
    <w:rsid w:val="00CE36B0"/>
    <w:rsid w:val="00CF0DBD"/>
    <w:rsid w:val="00CF2129"/>
    <w:rsid w:val="00D13444"/>
    <w:rsid w:val="00D45384"/>
    <w:rsid w:val="00D604CF"/>
    <w:rsid w:val="00D61A70"/>
    <w:rsid w:val="00D75597"/>
    <w:rsid w:val="00D81862"/>
    <w:rsid w:val="00D937E9"/>
    <w:rsid w:val="00DD02EF"/>
    <w:rsid w:val="00DD75C0"/>
    <w:rsid w:val="00DE027C"/>
    <w:rsid w:val="00DF0C3C"/>
    <w:rsid w:val="00E26FAD"/>
    <w:rsid w:val="00E27B4F"/>
    <w:rsid w:val="00E33955"/>
    <w:rsid w:val="00E4509A"/>
    <w:rsid w:val="00E46DCD"/>
    <w:rsid w:val="00E6565F"/>
    <w:rsid w:val="00E7004C"/>
    <w:rsid w:val="00E83A9B"/>
    <w:rsid w:val="00E854F1"/>
    <w:rsid w:val="00E97A5A"/>
    <w:rsid w:val="00EA72D8"/>
    <w:rsid w:val="00EB48DD"/>
    <w:rsid w:val="00EC3F18"/>
    <w:rsid w:val="00EC784E"/>
    <w:rsid w:val="00ED51EC"/>
    <w:rsid w:val="00EE0BBC"/>
    <w:rsid w:val="00EE75E1"/>
    <w:rsid w:val="00EF7CC1"/>
    <w:rsid w:val="00F174AD"/>
    <w:rsid w:val="00F17EE7"/>
    <w:rsid w:val="00F3442D"/>
    <w:rsid w:val="00F560C0"/>
    <w:rsid w:val="00F6410C"/>
    <w:rsid w:val="00F64D05"/>
    <w:rsid w:val="00F67B84"/>
    <w:rsid w:val="00F73CE2"/>
    <w:rsid w:val="00F82045"/>
    <w:rsid w:val="00F87772"/>
    <w:rsid w:val="00F97FA1"/>
    <w:rsid w:val="00FA1818"/>
    <w:rsid w:val="00FA776C"/>
    <w:rsid w:val="00FC1A1E"/>
    <w:rsid w:val="00FE27EC"/>
    <w:rsid w:val="00FF1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57589"/>
  <w15:docId w15:val="{FECEC8D1-C719-41C9-8D76-64B65696E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8212E4"/>
    <w:pPr>
      <w:widowControl w:val="0"/>
      <w:adjustRightInd w:val="0"/>
      <w:spacing w:line="360" w:lineRule="atLeast"/>
      <w:textAlignment w:val="baseline"/>
    </w:pPr>
    <w:rPr>
      <w:rFonts w:ascii="Times New Roman" w:eastAsia="宋体" w:hAnsi="Times New Roman" w:cs="Times New Roman"/>
      <w:kern w:val="0"/>
      <w:szCs w:val="20"/>
    </w:rPr>
  </w:style>
  <w:style w:type="paragraph" w:styleId="1">
    <w:name w:val="heading 1"/>
    <w:aliases w:val="1,H1,prop,app heading 1,app heading 11,app heading 12,app heading 111,app heading 13,PIM 1,Heading 11,Level 1,l1,Head1,Heading apps,h1,1st level,Section Head,level 1,Level 1 Head,heading 1,Heading 0,H11,H12,H111,H13,H112,Header 1,Huvudrubrik,II+,I"/>
    <w:basedOn w:val="a0"/>
    <w:next w:val="a0"/>
    <w:link w:val="10"/>
    <w:autoRedefine/>
    <w:qFormat/>
    <w:rsid w:val="008212E4"/>
    <w:pPr>
      <w:keepNext/>
      <w:keepLines/>
      <w:numPr>
        <w:numId w:val="1"/>
      </w:numPr>
      <w:spacing w:before="340" w:after="330" w:line="578" w:lineRule="atLeast"/>
      <w:jc w:val="center"/>
      <w:outlineLvl w:val="0"/>
    </w:pPr>
    <w:rPr>
      <w:rFonts w:eastAsia="黑体"/>
      <w:b/>
      <w:kern w:val="44"/>
      <w:sz w:val="32"/>
    </w:rPr>
  </w:style>
  <w:style w:type="paragraph" w:styleId="2">
    <w:name w:val="heading 2"/>
    <w:aliases w:val="H2,Underrubrik1,prop2,PIM2,2,h2,Heading 21,第一章 标题 2,Heading 2 Hidden,Heading 2 CCBS,heading 2,sect 1.2,Title2,Header 2,l2,Level 2 Head,H2normal full,DO NOT USE_h2,chn,Chapter Number/Appendix Letter,2nd level,Titre2,HD2,Titre3,proj2,proj21,proj22,子"/>
    <w:basedOn w:val="a0"/>
    <w:next w:val="a1"/>
    <w:link w:val="20"/>
    <w:autoRedefine/>
    <w:qFormat/>
    <w:rsid w:val="004E0E01"/>
    <w:pPr>
      <w:keepNext/>
      <w:keepLines/>
      <w:numPr>
        <w:ilvl w:val="1"/>
        <w:numId w:val="1"/>
      </w:numPr>
      <w:spacing w:before="260" w:after="260" w:line="416" w:lineRule="atLeast"/>
      <w:outlineLvl w:val="1"/>
    </w:pPr>
    <w:rPr>
      <w:rFonts w:ascii="Arial" w:eastAsia="黑体" w:hAnsi="Arial"/>
      <w:b/>
    </w:rPr>
  </w:style>
  <w:style w:type="paragraph" w:styleId="3">
    <w:name w:val="heading 3"/>
    <w:aliases w:val="Heading 3.,H3,Title3,h3,Map,H31,3rd level,Heading 3 - old,L3,l3,heading 3,H3-Heading 3,l3.3,3,list 3,Bold Head,bh,Head 3,sect1.2.3,sect1.2.31,sect1.2.32,sect1.2.311,sect1.2.33,sect1.2.312,level_3,PIM 3,Level 3 Head,CT,Underrubrik2,heading 3TOC,h31"/>
    <w:basedOn w:val="a0"/>
    <w:next w:val="a1"/>
    <w:link w:val="30"/>
    <w:qFormat/>
    <w:rsid w:val="008212E4"/>
    <w:pPr>
      <w:keepNext/>
      <w:keepLines/>
      <w:spacing w:before="260" w:after="260" w:line="416" w:lineRule="atLeast"/>
      <w:outlineLvl w:val="2"/>
    </w:pPr>
    <w:rPr>
      <w:b/>
      <w:sz w:val="32"/>
    </w:rPr>
  </w:style>
  <w:style w:type="paragraph" w:styleId="4">
    <w:name w:val="heading 4"/>
    <w:aliases w:val="H4,Heading 4.,bullet,bl,bb,PIM 4,h4,Ref Heading 1,rh1,Heading sql,sect 1.2.3.4,sect 1.2.3.41,Ref Heading 11,rh11,sect 1.2.3.42,Ref Heading 12,rh12,sect 1.2.3.411,Ref Heading 111,rh111,sect 1.2.3.43,Ref Heading 13,rh13,sect 1.2.3.412,Ref Heading 112"/>
    <w:basedOn w:val="a0"/>
    <w:next w:val="a0"/>
    <w:link w:val="40"/>
    <w:qFormat/>
    <w:rsid w:val="0026606A"/>
    <w:pPr>
      <w:keepNext/>
      <w:keepLines/>
      <w:spacing w:before="280" w:after="290" w:line="376" w:lineRule="atLeast"/>
      <w:outlineLvl w:val="3"/>
    </w:pPr>
    <w:rPr>
      <w:rFonts w:ascii="Arial" w:eastAsia="黑体" w:hAnsi="Arial"/>
      <w:b/>
      <w:bCs/>
      <w:szCs w:val="28"/>
    </w:rPr>
  </w:style>
  <w:style w:type="paragraph" w:styleId="5">
    <w:name w:val="heading 5"/>
    <w:aliases w:val="H5,Appendix A  Heading 5,dash,ds,dd,PIM 5,5,h5,Roman list,Block Label,Alt+5,heading 5,Heading5,h51,heading 51,Heading51,h52,h53,heading 5 + Indent: Left 0.5 in,Title 5,口,口1,口2,ITT t5,PA Pico Section,H5-Heading 5,l5,heading5,第四层条,5 sub-bullet,sb,4,l"/>
    <w:basedOn w:val="a0"/>
    <w:next w:val="a0"/>
    <w:link w:val="50"/>
    <w:qFormat/>
    <w:rsid w:val="008212E4"/>
    <w:pPr>
      <w:keepNext/>
      <w:keepLines/>
      <w:spacing w:before="280" w:after="290" w:line="376" w:lineRule="atLeast"/>
      <w:outlineLvl w:val="4"/>
    </w:pPr>
    <w:rPr>
      <w:b/>
      <w:bCs/>
      <w:sz w:val="28"/>
      <w:szCs w:val="28"/>
    </w:rPr>
  </w:style>
  <w:style w:type="paragraph" w:styleId="6">
    <w:name w:val="heading 6"/>
    <w:aliases w:val="Bullet list,Figure label,h6,l6,hsm,cnp,Caption number (page-wide),list 6,h61,heading 6,Heading6,H6,PIM 6,L6,BOD 4,正文六级标题,J5级标题（1.1.1.1 xxxx）,原始内容,Legal Level 1.,第五层条,ITT t6,PA Appendix,T6,6,61,62,Third Subheading,Bullet list1,Bullet list2,Bullet li"/>
    <w:basedOn w:val="a0"/>
    <w:next w:val="a0"/>
    <w:link w:val="60"/>
    <w:qFormat/>
    <w:rsid w:val="008212E4"/>
    <w:pPr>
      <w:keepNext/>
      <w:keepLines/>
      <w:spacing w:before="240" w:after="64" w:line="320" w:lineRule="atLeast"/>
      <w:outlineLvl w:val="5"/>
    </w:pPr>
    <w:rPr>
      <w:rFonts w:ascii="Arial" w:eastAsia="黑体" w:hAnsi="Arial"/>
      <w:b/>
      <w:bCs/>
      <w:szCs w:val="24"/>
    </w:rPr>
  </w:style>
  <w:style w:type="paragraph" w:styleId="7">
    <w:name w:val="heading 7"/>
    <w:aliases w:val="letter list,st,h7,SDL title,不用,PIM 7,（1）,L7,正文七级标题,ITT t7,PA Appendix Major,T7,(use for appendix),H TIMES1,H7,1.标题 6,Legal Level 1.1.,表名,1.1.1.1.1.1.1标题 7,Level 1.1,h71,st1,SDL title1,h72,st2,SDL title2,h73,st3,SDL title3,h74,st4,SDL title4,h75,st5"/>
    <w:basedOn w:val="a0"/>
    <w:next w:val="a0"/>
    <w:link w:val="70"/>
    <w:qFormat/>
    <w:rsid w:val="008212E4"/>
    <w:pPr>
      <w:keepNext/>
      <w:keepLines/>
      <w:spacing w:before="240" w:after="64" w:line="320" w:lineRule="atLeast"/>
      <w:outlineLvl w:val="6"/>
    </w:pPr>
    <w:rPr>
      <w:b/>
      <w:bCs/>
      <w:szCs w:val="24"/>
    </w:rPr>
  </w:style>
  <w:style w:type="paragraph" w:styleId="8">
    <w:name w:val="heading 8"/>
    <w:basedOn w:val="a0"/>
    <w:next w:val="a0"/>
    <w:link w:val="80"/>
    <w:qFormat/>
    <w:rsid w:val="008212E4"/>
    <w:pPr>
      <w:keepNext/>
      <w:keepLines/>
      <w:spacing w:before="240" w:after="64" w:line="320" w:lineRule="atLeast"/>
      <w:outlineLvl w:val="7"/>
    </w:pPr>
    <w:rPr>
      <w:rFonts w:ascii="Arial" w:eastAsia="黑体" w:hAnsi="Arial"/>
      <w:szCs w:val="24"/>
    </w:rPr>
  </w:style>
  <w:style w:type="paragraph" w:styleId="9">
    <w:name w:val="heading 9"/>
    <w:basedOn w:val="a0"/>
    <w:next w:val="a0"/>
    <w:link w:val="90"/>
    <w:qFormat/>
    <w:rsid w:val="008212E4"/>
    <w:pPr>
      <w:keepNext/>
      <w:keepLines/>
      <w:spacing w:before="240" w:after="64" w:line="320" w:lineRule="atLeast"/>
      <w:outlineLvl w:val="8"/>
    </w:pPr>
    <w:rPr>
      <w:rFonts w:ascii="Arial" w:eastAsia="黑体" w:hAnsi="Arial"/>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1 字符,H1 字符,prop 字符,app heading 1 字符,app heading 11 字符,app heading 12 字符,app heading 111 字符,app heading 13 字符,PIM 1 字符,Heading 11 字符,Level 1 字符,l1 字符,Head1 字符,Heading apps 字符,h1 字符,1st level 字符,Section Head 字符,level 1 字符,Level 1 Head 字符,H11 字符"/>
    <w:basedOn w:val="a2"/>
    <w:link w:val="1"/>
    <w:rsid w:val="008212E4"/>
    <w:rPr>
      <w:rFonts w:ascii="Times New Roman" w:eastAsia="黑体" w:hAnsi="Times New Roman" w:cs="Times New Roman"/>
      <w:b/>
      <w:kern w:val="44"/>
      <w:sz w:val="32"/>
      <w:szCs w:val="20"/>
    </w:rPr>
  </w:style>
  <w:style w:type="character" w:customStyle="1" w:styleId="20">
    <w:name w:val="标题 2 字符"/>
    <w:aliases w:val="H2 字符,Underrubrik1 字符,prop2 字符,PIM2 字符,2 字符,h2 字符,Heading 21 字符,第一章 标题 2 字符,Heading 2 Hidden 字符,Heading 2 CCBS 字符,heading 2 字符,sect 1.2 字符,Title2 字符,Header 2 字符,l2 字符,Level 2 Head 字符,H2normal full 字符,DO NOT USE_h2 字符,chn 字符,2nd level 字符,HD2 字符"/>
    <w:basedOn w:val="a2"/>
    <w:link w:val="2"/>
    <w:rsid w:val="004E0E01"/>
    <w:rPr>
      <w:rFonts w:ascii="Arial" w:eastAsia="黑体" w:hAnsi="Arial" w:cs="Times New Roman"/>
      <w:b/>
      <w:kern w:val="0"/>
      <w:szCs w:val="20"/>
    </w:rPr>
  </w:style>
  <w:style w:type="character" w:customStyle="1" w:styleId="30">
    <w:name w:val="标题 3 字符"/>
    <w:aliases w:val="Heading 3. 字符,H3 字符,Title3 字符,h3 字符,Map 字符,H31 字符,3rd level 字符,Heading 3 - old 字符,L3 字符,l3 字符,heading 3 字符,H3-Heading 3 字符,l3.3 字符,3 字符,list 3 字符,Bold Head 字符,bh 字符,Head 3 字符,sect1.2.3 字符,sect1.2.31 字符,sect1.2.32 字符,sect1.2.311 字符,sect1.2.33 字符"/>
    <w:basedOn w:val="a2"/>
    <w:link w:val="3"/>
    <w:rsid w:val="008212E4"/>
    <w:rPr>
      <w:rFonts w:ascii="Times New Roman" w:eastAsia="宋体" w:hAnsi="Times New Roman" w:cs="Times New Roman"/>
      <w:b/>
      <w:kern w:val="0"/>
      <w:sz w:val="32"/>
      <w:szCs w:val="20"/>
    </w:rPr>
  </w:style>
  <w:style w:type="character" w:customStyle="1" w:styleId="40">
    <w:name w:val="标题 4 字符"/>
    <w:aliases w:val="H4 字符,Heading 4. 字符,bullet 字符,bl 字符,bb 字符,PIM 4 字符,h4 字符,Ref Heading 1 字符,rh1 字符,Heading sql 字符,sect 1.2.3.4 字符,sect 1.2.3.41 字符,Ref Heading 11 字符,rh11 字符,sect 1.2.3.42 字符,Ref Heading 12 字符,rh12 字符,sect 1.2.3.411 字符,Ref Heading 111 字符,rh111 字符"/>
    <w:basedOn w:val="a2"/>
    <w:link w:val="4"/>
    <w:rsid w:val="0026606A"/>
    <w:rPr>
      <w:rFonts w:ascii="Arial" w:eastAsia="黑体" w:hAnsi="Arial" w:cs="Times New Roman"/>
      <w:b/>
      <w:bCs/>
      <w:kern w:val="0"/>
      <w:szCs w:val="28"/>
    </w:rPr>
  </w:style>
  <w:style w:type="character" w:customStyle="1" w:styleId="50">
    <w:name w:val="标题 5 字符"/>
    <w:aliases w:val="H5 字符,Appendix A  Heading 5 字符,dash 字符,ds 字符,dd 字符,PIM 5 字符,5 字符,h5 字符,Roman list 字符,Block Label 字符,Alt+5 字符,heading 5 字符,Heading5 字符,h51 字符,heading 51 字符,Heading51 字符,h52 字符,h53 字符,heading 5 + Indent: Left 0.5 in 字符,Title 5 字符,口 字符,口1 字符,口2 字符"/>
    <w:basedOn w:val="a2"/>
    <w:link w:val="5"/>
    <w:rsid w:val="008212E4"/>
    <w:rPr>
      <w:rFonts w:ascii="Times New Roman" w:eastAsia="宋体" w:hAnsi="Times New Roman" w:cs="Times New Roman"/>
      <w:b/>
      <w:bCs/>
      <w:kern w:val="0"/>
      <w:sz w:val="28"/>
      <w:szCs w:val="28"/>
    </w:rPr>
  </w:style>
  <w:style w:type="character" w:customStyle="1" w:styleId="60">
    <w:name w:val="标题 6 字符"/>
    <w:aliases w:val="Bullet list 字符,Figure label 字符,h6 字符,l6 字符,hsm 字符,cnp 字符,Caption number (page-wide) 字符,list 6 字符,h61 字符,heading 6 字符,Heading6 字符,H6 字符,PIM 6 字符,L6 字符,BOD 4 字符,正文六级标题 字符,J5级标题（1.1.1.1 xxxx） 字符,原始内容 字符,Legal Level 1. 字符,第五层条 字符,ITT t6 字符,T6 字符"/>
    <w:basedOn w:val="a2"/>
    <w:link w:val="6"/>
    <w:rsid w:val="008212E4"/>
    <w:rPr>
      <w:rFonts w:ascii="Arial" w:eastAsia="黑体" w:hAnsi="Arial" w:cs="Times New Roman"/>
      <w:b/>
      <w:bCs/>
      <w:kern w:val="0"/>
    </w:rPr>
  </w:style>
  <w:style w:type="character" w:customStyle="1" w:styleId="70">
    <w:name w:val="标题 7 字符"/>
    <w:aliases w:val="letter list 字符,st 字符,h7 字符,SDL title 字符,不用 字符,PIM 7 字符,（1） 字符,L7 字符,正文七级标题 字符,ITT t7 字符,PA Appendix Major 字符,T7 字符,(use for appendix) 字符,H TIMES1 字符,H7 字符,1.标题 6 字符,Legal Level 1.1. 字符,表名 字符,1.1.1.1.1.1.1标题 7 字符,Level 1.1 字符,h71 字符,st1 字符,h72 字符"/>
    <w:basedOn w:val="a2"/>
    <w:link w:val="7"/>
    <w:rsid w:val="008212E4"/>
    <w:rPr>
      <w:rFonts w:ascii="Times New Roman" w:eastAsia="宋体" w:hAnsi="Times New Roman" w:cs="Times New Roman"/>
      <w:b/>
      <w:bCs/>
      <w:kern w:val="0"/>
    </w:rPr>
  </w:style>
  <w:style w:type="character" w:customStyle="1" w:styleId="80">
    <w:name w:val="标题 8 字符"/>
    <w:basedOn w:val="a2"/>
    <w:link w:val="8"/>
    <w:rsid w:val="008212E4"/>
    <w:rPr>
      <w:rFonts w:ascii="Arial" w:eastAsia="黑体" w:hAnsi="Arial" w:cs="Times New Roman"/>
      <w:kern w:val="0"/>
    </w:rPr>
  </w:style>
  <w:style w:type="character" w:customStyle="1" w:styleId="90">
    <w:name w:val="标题 9 字符"/>
    <w:basedOn w:val="a2"/>
    <w:link w:val="9"/>
    <w:rsid w:val="008212E4"/>
    <w:rPr>
      <w:rFonts w:ascii="Arial" w:eastAsia="黑体" w:hAnsi="Arial" w:cs="Times New Roman"/>
      <w:kern w:val="0"/>
      <w:sz w:val="21"/>
      <w:szCs w:val="21"/>
    </w:rPr>
  </w:style>
  <w:style w:type="paragraph" w:styleId="a5">
    <w:name w:val="header"/>
    <w:aliases w:val="上海中望标准页眉,h,Ò³Ã¼,Cover Page,page-header,ph,Header/Footer,header odd,header,Hyphen,Headerleft,left header,NCDOT Header,Header BPA,headerU,RH,Draft"/>
    <w:basedOn w:val="a0"/>
    <w:link w:val="a6"/>
    <w:uiPriority w:val="99"/>
    <w:rsid w:val="008212E4"/>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6">
    <w:name w:val="页眉 字符"/>
    <w:aliases w:val="上海中望标准页眉 字符,h 字符,Ò³Ã¼ 字符,Cover Page 字符,page-header 字符,ph 字符,Header/Footer 字符,header odd 字符,header 字符,Hyphen 字符,Headerleft 字符,left header 字符,NCDOT Header 字符,Header BPA 字符,headerU 字符,RH 字符,Draft 字符"/>
    <w:basedOn w:val="a2"/>
    <w:link w:val="a5"/>
    <w:uiPriority w:val="99"/>
    <w:rsid w:val="008212E4"/>
    <w:rPr>
      <w:rFonts w:ascii="Times New Roman" w:eastAsia="宋体" w:hAnsi="Times New Roman" w:cs="Times New Roman"/>
      <w:kern w:val="0"/>
      <w:sz w:val="18"/>
      <w:szCs w:val="18"/>
    </w:rPr>
  </w:style>
  <w:style w:type="paragraph" w:styleId="a7">
    <w:name w:val="footer"/>
    <w:basedOn w:val="a0"/>
    <w:link w:val="a8"/>
    <w:uiPriority w:val="99"/>
    <w:rsid w:val="008212E4"/>
    <w:pPr>
      <w:tabs>
        <w:tab w:val="center" w:pos="4153"/>
        <w:tab w:val="right" w:pos="8306"/>
      </w:tabs>
      <w:snapToGrid w:val="0"/>
      <w:spacing w:line="240" w:lineRule="atLeast"/>
    </w:pPr>
    <w:rPr>
      <w:sz w:val="18"/>
      <w:szCs w:val="18"/>
    </w:rPr>
  </w:style>
  <w:style w:type="character" w:customStyle="1" w:styleId="a8">
    <w:name w:val="页脚 字符"/>
    <w:basedOn w:val="a2"/>
    <w:link w:val="a7"/>
    <w:uiPriority w:val="99"/>
    <w:rsid w:val="008212E4"/>
    <w:rPr>
      <w:rFonts w:ascii="Times New Roman" w:eastAsia="宋体" w:hAnsi="Times New Roman" w:cs="Times New Roman"/>
      <w:kern w:val="0"/>
      <w:sz w:val="18"/>
      <w:szCs w:val="18"/>
    </w:rPr>
  </w:style>
  <w:style w:type="character" w:styleId="a9">
    <w:name w:val="page number"/>
    <w:basedOn w:val="a2"/>
    <w:rsid w:val="008212E4"/>
  </w:style>
  <w:style w:type="paragraph" w:styleId="a1">
    <w:name w:val="Normal Indent"/>
    <w:aliases w:val="表正文,正文非缩进,正文对齐,标题4,Alt+X,mr正文缩进,特点,Normal Indent,正文缩进William,首行缩进,正文-段前3磅,段1,正文不缩进,ALT+Z,水上软件,Indent 1,Normal Indent（正文缩进）,±íÕýÎÄ,ÕýÎÄ·ÇËõ½ø,正文非缩进 Char Char Char Char Char Char,bt,body text,Body Text(ch),Normal Indent Char,特点 Char,表正文 Char,正文非缩进 Ch"/>
    <w:basedOn w:val="a0"/>
    <w:link w:val="aa"/>
    <w:qFormat/>
    <w:rsid w:val="008212E4"/>
    <w:pPr>
      <w:ind w:firstLineChars="200" w:firstLine="420"/>
    </w:pPr>
  </w:style>
  <w:style w:type="paragraph" w:styleId="11">
    <w:name w:val="toc 1"/>
    <w:basedOn w:val="a0"/>
    <w:next w:val="a0"/>
    <w:autoRedefine/>
    <w:uiPriority w:val="39"/>
    <w:rsid w:val="008212E4"/>
  </w:style>
  <w:style w:type="paragraph" w:styleId="21">
    <w:name w:val="toc 2"/>
    <w:basedOn w:val="a0"/>
    <w:next w:val="a0"/>
    <w:autoRedefine/>
    <w:uiPriority w:val="39"/>
    <w:rsid w:val="008212E4"/>
    <w:pPr>
      <w:ind w:leftChars="200" w:left="420"/>
    </w:pPr>
  </w:style>
  <w:style w:type="character" w:styleId="ab">
    <w:name w:val="Hyperlink"/>
    <w:rsid w:val="008212E4"/>
    <w:rPr>
      <w:color w:val="0000FF"/>
      <w:u w:val="single"/>
    </w:rPr>
  </w:style>
  <w:style w:type="paragraph" w:customStyle="1" w:styleId="ac">
    <w:next w:val="ad"/>
    <w:hidden/>
    <w:uiPriority w:val="71"/>
    <w:rsid w:val="008212E4"/>
    <w:rPr>
      <w:rFonts w:ascii="Times New Roman" w:eastAsia="宋体" w:hAnsi="Times New Roman" w:cs="Times New Roman"/>
      <w:kern w:val="0"/>
      <w:szCs w:val="20"/>
    </w:rPr>
  </w:style>
  <w:style w:type="paragraph" w:styleId="ae">
    <w:name w:val="Balloon Text"/>
    <w:basedOn w:val="a0"/>
    <w:link w:val="af"/>
    <w:uiPriority w:val="99"/>
    <w:rsid w:val="008212E4"/>
    <w:rPr>
      <w:sz w:val="18"/>
      <w:szCs w:val="18"/>
    </w:rPr>
  </w:style>
  <w:style w:type="character" w:customStyle="1" w:styleId="af">
    <w:name w:val="批注框文本 字符"/>
    <w:basedOn w:val="a2"/>
    <w:link w:val="ae"/>
    <w:uiPriority w:val="99"/>
    <w:rsid w:val="008212E4"/>
    <w:rPr>
      <w:rFonts w:ascii="Times New Roman" w:eastAsia="宋体" w:hAnsi="Times New Roman" w:cs="Times New Roman"/>
      <w:kern w:val="0"/>
      <w:sz w:val="18"/>
      <w:szCs w:val="18"/>
    </w:rPr>
  </w:style>
  <w:style w:type="table" w:styleId="af0">
    <w:name w:val="Table Grid"/>
    <w:basedOn w:val="a3"/>
    <w:uiPriority w:val="59"/>
    <w:rsid w:val="008212E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0"/>
    <w:link w:val="af2"/>
    <w:uiPriority w:val="34"/>
    <w:qFormat/>
    <w:rsid w:val="008212E4"/>
    <w:pPr>
      <w:widowControl/>
      <w:adjustRightInd/>
      <w:spacing w:line="240" w:lineRule="auto"/>
      <w:ind w:firstLineChars="200" w:firstLine="420"/>
      <w:textAlignment w:val="auto"/>
    </w:pPr>
    <w:rPr>
      <w:rFonts w:ascii="宋体" w:hAnsi="宋体" w:cs="宋体"/>
      <w:szCs w:val="28"/>
    </w:rPr>
  </w:style>
  <w:style w:type="paragraph" w:customStyle="1" w:styleId="my">
    <w:name w:val="my正文"/>
    <w:basedOn w:val="a0"/>
    <w:link w:val="myChar"/>
    <w:rsid w:val="008212E4"/>
    <w:pPr>
      <w:tabs>
        <w:tab w:val="left" w:pos="0"/>
      </w:tabs>
      <w:adjustRightInd/>
      <w:spacing w:beforeLines="50" w:before="156" w:afterLines="50" w:after="156" w:line="360" w:lineRule="auto"/>
      <w:ind w:firstLineChars="200" w:firstLine="480"/>
      <w:contextualSpacing/>
      <w:jc w:val="both"/>
      <w:textAlignment w:val="auto"/>
    </w:pPr>
    <w:rPr>
      <w:kern w:val="2"/>
      <w:szCs w:val="24"/>
    </w:rPr>
  </w:style>
  <w:style w:type="paragraph" w:styleId="af3">
    <w:name w:val="Body Text"/>
    <w:basedOn w:val="a0"/>
    <w:link w:val="af4"/>
    <w:uiPriority w:val="99"/>
    <w:rsid w:val="008212E4"/>
    <w:pPr>
      <w:adjustRightInd/>
      <w:spacing w:after="120" w:line="240" w:lineRule="auto"/>
      <w:jc w:val="both"/>
      <w:textAlignment w:val="auto"/>
    </w:pPr>
    <w:rPr>
      <w:kern w:val="2"/>
      <w:sz w:val="21"/>
      <w:szCs w:val="24"/>
    </w:rPr>
  </w:style>
  <w:style w:type="character" w:customStyle="1" w:styleId="af4">
    <w:name w:val="正文文本 字符"/>
    <w:basedOn w:val="a2"/>
    <w:link w:val="af3"/>
    <w:uiPriority w:val="99"/>
    <w:rsid w:val="008212E4"/>
    <w:rPr>
      <w:rFonts w:ascii="Times New Roman" w:eastAsia="宋体" w:hAnsi="Times New Roman" w:cs="Times New Roman"/>
      <w:sz w:val="21"/>
    </w:rPr>
  </w:style>
  <w:style w:type="character" w:customStyle="1" w:styleId="myChar">
    <w:name w:val="my正文 Char"/>
    <w:link w:val="my"/>
    <w:rsid w:val="008212E4"/>
    <w:rPr>
      <w:rFonts w:ascii="Times New Roman" w:eastAsia="宋体" w:hAnsi="Times New Roman" w:cs="Times New Roman"/>
    </w:rPr>
  </w:style>
  <w:style w:type="paragraph" w:customStyle="1" w:styleId="Char">
    <w:name w:val="金宏发行正文 Char"/>
    <w:basedOn w:val="a0"/>
    <w:link w:val="CharChar"/>
    <w:rsid w:val="008212E4"/>
    <w:pPr>
      <w:adjustRightInd/>
      <w:spacing w:line="500" w:lineRule="exact"/>
      <w:ind w:firstLineChars="200" w:firstLine="560"/>
      <w:jc w:val="both"/>
      <w:textAlignment w:val="auto"/>
    </w:pPr>
    <w:rPr>
      <w:rFonts w:eastAsia="仿宋_GB2312" w:cs="宋体"/>
      <w:kern w:val="2"/>
      <w:sz w:val="28"/>
    </w:rPr>
  </w:style>
  <w:style w:type="character" w:customStyle="1" w:styleId="CharChar">
    <w:name w:val="金宏发行正文 Char Char"/>
    <w:link w:val="Char"/>
    <w:rsid w:val="008212E4"/>
    <w:rPr>
      <w:rFonts w:ascii="Times New Roman" w:eastAsia="仿宋_GB2312" w:hAnsi="Times New Roman" w:cs="宋体"/>
      <w:sz w:val="28"/>
      <w:szCs w:val="20"/>
    </w:rPr>
  </w:style>
  <w:style w:type="paragraph" w:customStyle="1" w:styleId="22">
    <w:name w:val="表目录2"/>
    <w:basedOn w:val="a0"/>
    <w:next w:val="a0"/>
    <w:link w:val="2Char"/>
    <w:qFormat/>
    <w:rsid w:val="008212E4"/>
    <w:pPr>
      <w:adjustRightInd/>
      <w:spacing w:line="360" w:lineRule="auto"/>
      <w:jc w:val="center"/>
      <w:textAlignment w:val="auto"/>
    </w:pPr>
    <w:rPr>
      <w:rFonts w:ascii="Arial" w:hAnsi="Arial"/>
      <w:kern w:val="2"/>
      <w:szCs w:val="24"/>
    </w:rPr>
  </w:style>
  <w:style w:type="character" w:customStyle="1" w:styleId="2Char">
    <w:name w:val="表目录2 Char"/>
    <w:link w:val="22"/>
    <w:rsid w:val="008212E4"/>
    <w:rPr>
      <w:rFonts w:ascii="Arial" w:eastAsia="宋体" w:hAnsi="Arial" w:cs="Times New Roman"/>
    </w:rPr>
  </w:style>
  <w:style w:type="paragraph" w:customStyle="1" w:styleId="af5">
    <w:name w:val="表格正文"/>
    <w:basedOn w:val="a0"/>
    <w:rsid w:val="008212E4"/>
    <w:pPr>
      <w:adjustRightInd/>
      <w:spacing w:line="240" w:lineRule="auto"/>
      <w:jc w:val="both"/>
      <w:textAlignment w:val="auto"/>
    </w:pPr>
    <w:rPr>
      <w:rFonts w:ascii="Arial" w:hAnsi="Arial" w:cs="Arial"/>
      <w:kern w:val="2"/>
      <w:sz w:val="18"/>
      <w:szCs w:val="18"/>
    </w:rPr>
  </w:style>
  <w:style w:type="paragraph" w:customStyle="1" w:styleId="23">
    <w:name w:val="表格标题2"/>
    <w:basedOn w:val="a0"/>
    <w:rsid w:val="008212E4"/>
    <w:pPr>
      <w:adjustRightInd/>
      <w:spacing w:line="240" w:lineRule="auto"/>
      <w:jc w:val="center"/>
      <w:textAlignment w:val="auto"/>
    </w:pPr>
    <w:rPr>
      <w:rFonts w:ascii="Arial" w:hAnsi="Arial"/>
      <w:b/>
      <w:kern w:val="2"/>
      <w:sz w:val="18"/>
      <w:szCs w:val="18"/>
    </w:rPr>
  </w:style>
  <w:style w:type="paragraph" w:styleId="31">
    <w:name w:val="toc 3"/>
    <w:basedOn w:val="a0"/>
    <w:next w:val="a0"/>
    <w:autoRedefine/>
    <w:uiPriority w:val="39"/>
    <w:rsid w:val="008212E4"/>
    <w:pPr>
      <w:ind w:leftChars="400" w:left="840"/>
    </w:pPr>
  </w:style>
  <w:style w:type="paragraph" w:styleId="af6">
    <w:name w:val="Document Map"/>
    <w:basedOn w:val="a0"/>
    <w:link w:val="af7"/>
    <w:uiPriority w:val="99"/>
    <w:semiHidden/>
    <w:unhideWhenUsed/>
    <w:rsid w:val="008212E4"/>
    <w:rPr>
      <w:rFonts w:ascii="Helvetica" w:hAnsi="Helvetica"/>
      <w:szCs w:val="24"/>
    </w:rPr>
  </w:style>
  <w:style w:type="character" w:customStyle="1" w:styleId="af7">
    <w:name w:val="文档结构图 字符"/>
    <w:basedOn w:val="a2"/>
    <w:link w:val="af6"/>
    <w:uiPriority w:val="99"/>
    <w:semiHidden/>
    <w:rsid w:val="008212E4"/>
    <w:rPr>
      <w:rFonts w:ascii="Helvetica" w:eastAsia="宋体" w:hAnsi="Helvetica" w:cs="Times New Roman"/>
      <w:kern w:val="0"/>
    </w:rPr>
  </w:style>
  <w:style w:type="paragraph" w:styleId="ad">
    <w:name w:val="Revision"/>
    <w:hidden/>
    <w:uiPriority w:val="99"/>
    <w:semiHidden/>
    <w:rsid w:val="008212E4"/>
    <w:rPr>
      <w:rFonts w:ascii="Times New Roman" w:eastAsia="宋体" w:hAnsi="Times New Roman" w:cs="Times New Roman"/>
      <w:kern w:val="0"/>
      <w:szCs w:val="20"/>
    </w:rPr>
  </w:style>
  <w:style w:type="paragraph" w:styleId="af8">
    <w:name w:val="Body Text First Indent"/>
    <w:basedOn w:val="af3"/>
    <w:link w:val="af9"/>
    <w:uiPriority w:val="99"/>
    <w:unhideWhenUsed/>
    <w:rsid w:val="00EE0BBC"/>
    <w:pPr>
      <w:adjustRightInd w:val="0"/>
      <w:spacing w:line="360" w:lineRule="atLeast"/>
      <w:ind w:firstLineChars="100" w:firstLine="420"/>
      <w:jc w:val="left"/>
      <w:textAlignment w:val="baseline"/>
    </w:pPr>
    <w:rPr>
      <w:kern w:val="0"/>
      <w:sz w:val="24"/>
      <w:szCs w:val="20"/>
    </w:rPr>
  </w:style>
  <w:style w:type="character" w:customStyle="1" w:styleId="af9">
    <w:name w:val="正文首行缩进 字符"/>
    <w:basedOn w:val="af4"/>
    <w:link w:val="af8"/>
    <w:uiPriority w:val="99"/>
    <w:rsid w:val="00EE0BBC"/>
    <w:rPr>
      <w:rFonts w:ascii="Times New Roman" w:eastAsia="宋体" w:hAnsi="Times New Roman" w:cs="Times New Roman"/>
      <w:kern w:val="0"/>
      <w:sz w:val="21"/>
      <w:szCs w:val="20"/>
    </w:rPr>
  </w:style>
  <w:style w:type="paragraph" w:customStyle="1" w:styleId="T5">
    <w:name w:val="T5"/>
    <w:basedOn w:val="T4"/>
    <w:rsid w:val="00F73CE2"/>
    <w:pPr>
      <w:tabs>
        <w:tab w:val="clear" w:pos="1276"/>
        <w:tab w:val="clear" w:pos="1701"/>
        <w:tab w:val="clear" w:pos="2126"/>
        <w:tab w:val="clear" w:pos="2552"/>
        <w:tab w:val="clear" w:pos="2977"/>
        <w:tab w:val="clear" w:pos="3402"/>
        <w:tab w:val="left" w:pos="1559"/>
        <w:tab w:val="left" w:pos="1995"/>
        <w:tab w:val="left" w:pos="2415"/>
        <w:tab w:val="left" w:pos="2835"/>
        <w:tab w:val="left" w:pos="3255"/>
        <w:tab w:val="left" w:pos="3675"/>
      </w:tabs>
      <w:spacing w:before="60" w:after="60"/>
      <w:ind w:left="1134"/>
    </w:pPr>
  </w:style>
  <w:style w:type="paragraph" w:customStyle="1" w:styleId="T4">
    <w:name w:val="T4"/>
    <w:basedOn w:val="T3"/>
    <w:rsid w:val="00F73CE2"/>
    <w:pPr>
      <w:tabs>
        <w:tab w:val="clear" w:pos="992"/>
        <w:tab w:val="clear" w:pos="1418"/>
        <w:tab w:val="clear" w:pos="1843"/>
        <w:tab w:val="clear" w:pos="2268"/>
        <w:tab w:val="clear" w:pos="2693"/>
        <w:tab w:val="clear" w:pos="3119"/>
        <w:tab w:val="clear" w:pos="3544"/>
        <w:tab w:val="left" w:pos="1276"/>
        <w:tab w:val="left" w:pos="1701"/>
        <w:tab w:val="left" w:pos="2126"/>
        <w:tab w:val="left" w:pos="2552"/>
        <w:tab w:val="left" w:pos="2977"/>
        <w:tab w:val="left" w:pos="3402"/>
      </w:tabs>
      <w:ind w:left="851"/>
    </w:pPr>
  </w:style>
  <w:style w:type="paragraph" w:customStyle="1" w:styleId="T3">
    <w:name w:val="T3"/>
    <w:basedOn w:val="a0"/>
    <w:rsid w:val="00F73CE2"/>
    <w:pPr>
      <w:keepLines/>
      <w:widowControl/>
      <w:tabs>
        <w:tab w:val="left" w:pos="992"/>
        <w:tab w:val="left" w:pos="1418"/>
        <w:tab w:val="left" w:pos="1843"/>
        <w:tab w:val="left" w:pos="2268"/>
        <w:tab w:val="left" w:pos="2693"/>
        <w:tab w:val="left" w:pos="3119"/>
        <w:tab w:val="left" w:pos="3544"/>
      </w:tabs>
      <w:adjustRightInd/>
      <w:spacing w:after="120" w:line="300" w:lineRule="auto"/>
      <w:ind w:left="567"/>
      <w:jc w:val="both"/>
      <w:textAlignment w:val="auto"/>
    </w:pPr>
    <w:rPr>
      <w:rFonts w:ascii="Arial" w:hAnsi="Arial"/>
      <w:sz w:val="22"/>
      <w:lang w:eastAsia="en-US"/>
    </w:rPr>
  </w:style>
  <w:style w:type="character" w:customStyle="1" w:styleId="aa">
    <w:name w:val="正文缩进 字符"/>
    <w:aliases w:val="表正文 字符,正文非缩进 字符,正文对齐 字符,标题4 字符,Alt+X 字符,mr正文缩进 字符,特点 字符,Normal Indent 字符,正文缩进William 字符,首行缩进 字符,正文-段前3磅 字符,段1 字符,正文不缩进 字符,ALT+Z 字符,水上软件 字符,Indent 1 字符,Normal Indent（正文缩进） 字符,±íÕýÎÄ 字符,ÕýÎÄ·ÇËõ½ø 字符,正文非缩进 Char Char Char Char Char Char 字符,bt 字符"/>
    <w:link w:val="a1"/>
    <w:rsid w:val="00F73CE2"/>
    <w:rPr>
      <w:rFonts w:ascii="Times New Roman" w:eastAsia="宋体" w:hAnsi="Times New Roman" w:cs="Times New Roman"/>
      <w:kern w:val="0"/>
      <w:szCs w:val="20"/>
    </w:rPr>
  </w:style>
  <w:style w:type="paragraph" w:styleId="afa">
    <w:name w:val="annotation text"/>
    <w:basedOn w:val="a0"/>
    <w:link w:val="afb"/>
    <w:unhideWhenUsed/>
    <w:rsid w:val="00F73CE2"/>
  </w:style>
  <w:style w:type="character" w:customStyle="1" w:styleId="afb">
    <w:name w:val="批注文字 字符"/>
    <w:basedOn w:val="a2"/>
    <w:link w:val="afa"/>
    <w:rsid w:val="00F73CE2"/>
    <w:rPr>
      <w:rFonts w:ascii="Times New Roman" w:eastAsia="宋体" w:hAnsi="Times New Roman" w:cs="Times New Roman"/>
      <w:kern w:val="0"/>
      <w:szCs w:val="20"/>
    </w:rPr>
  </w:style>
  <w:style w:type="paragraph" w:styleId="a">
    <w:name w:val="annotation subject"/>
    <w:basedOn w:val="afa"/>
    <w:next w:val="afa"/>
    <w:link w:val="afc"/>
    <w:uiPriority w:val="99"/>
    <w:semiHidden/>
    <w:rsid w:val="00F73CE2"/>
    <w:pPr>
      <w:numPr>
        <w:ilvl w:val="8"/>
        <w:numId w:val="12"/>
      </w:numPr>
      <w:adjustRightInd/>
      <w:spacing w:line="360" w:lineRule="auto"/>
      <w:textAlignment w:val="auto"/>
    </w:pPr>
    <w:rPr>
      <w:b/>
      <w:bCs/>
      <w:kern w:val="2"/>
    </w:rPr>
  </w:style>
  <w:style w:type="character" w:customStyle="1" w:styleId="afc">
    <w:name w:val="批注主题 字符"/>
    <w:basedOn w:val="afb"/>
    <w:link w:val="a"/>
    <w:uiPriority w:val="99"/>
    <w:semiHidden/>
    <w:rsid w:val="00F73CE2"/>
    <w:rPr>
      <w:rFonts w:ascii="Times New Roman" w:eastAsia="宋体" w:hAnsi="Times New Roman" w:cs="Times New Roman"/>
      <w:b/>
      <w:bCs/>
      <w:kern w:val="0"/>
      <w:szCs w:val="20"/>
    </w:rPr>
  </w:style>
  <w:style w:type="paragraph" w:customStyle="1" w:styleId="afd">
    <w:name w:val="表编号"/>
    <w:basedOn w:val="a0"/>
    <w:link w:val="Char0"/>
    <w:rsid w:val="00F73CE2"/>
    <w:pPr>
      <w:tabs>
        <w:tab w:val="num" w:pos="2628"/>
      </w:tabs>
      <w:adjustRightInd/>
      <w:spacing w:line="360" w:lineRule="auto"/>
      <w:ind w:left="2268"/>
      <w:jc w:val="center"/>
      <w:textAlignment w:val="auto"/>
    </w:pPr>
    <w:rPr>
      <w:kern w:val="2"/>
    </w:rPr>
  </w:style>
  <w:style w:type="character" w:customStyle="1" w:styleId="Char0">
    <w:name w:val="表编号 Char"/>
    <w:link w:val="afd"/>
    <w:locked/>
    <w:rsid w:val="00F73CE2"/>
    <w:rPr>
      <w:rFonts w:ascii="Times New Roman" w:eastAsia="宋体" w:hAnsi="Times New Roman" w:cs="Times New Roman"/>
      <w:szCs w:val="20"/>
    </w:rPr>
  </w:style>
  <w:style w:type="paragraph" w:customStyle="1" w:styleId="afe">
    <w:name w:val="图编号"/>
    <w:basedOn w:val="a0"/>
    <w:link w:val="Char1"/>
    <w:rsid w:val="00F73CE2"/>
    <w:pPr>
      <w:tabs>
        <w:tab w:val="num" w:pos="360"/>
      </w:tabs>
      <w:adjustRightInd/>
      <w:spacing w:line="360" w:lineRule="auto"/>
      <w:jc w:val="center"/>
      <w:textAlignment w:val="auto"/>
    </w:pPr>
    <w:rPr>
      <w:kern w:val="2"/>
    </w:rPr>
  </w:style>
  <w:style w:type="character" w:customStyle="1" w:styleId="Char1">
    <w:name w:val="图编号 Char"/>
    <w:link w:val="afe"/>
    <w:rsid w:val="00F73CE2"/>
    <w:rPr>
      <w:rFonts w:ascii="Times New Roman" w:eastAsia="宋体" w:hAnsi="Times New Roman" w:cs="Times New Roman"/>
      <w:szCs w:val="20"/>
    </w:rPr>
  </w:style>
  <w:style w:type="paragraph" w:styleId="24">
    <w:name w:val="Body Text Indent 2"/>
    <w:basedOn w:val="a0"/>
    <w:link w:val="25"/>
    <w:uiPriority w:val="99"/>
    <w:rsid w:val="00F73CE2"/>
    <w:pPr>
      <w:adjustRightInd/>
      <w:spacing w:line="360" w:lineRule="auto"/>
      <w:ind w:firstLine="420"/>
      <w:jc w:val="both"/>
      <w:textAlignment w:val="auto"/>
    </w:pPr>
    <w:rPr>
      <w:kern w:val="2"/>
      <w:szCs w:val="24"/>
    </w:rPr>
  </w:style>
  <w:style w:type="character" w:customStyle="1" w:styleId="25">
    <w:name w:val="正文文本缩进 2 字符"/>
    <w:basedOn w:val="a2"/>
    <w:link w:val="24"/>
    <w:uiPriority w:val="99"/>
    <w:rsid w:val="00F73CE2"/>
    <w:rPr>
      <w:rFonts w:ascii="Times New Roman" w:eastAsia="宋体" w:hAnsi="Times New Roman" w:cs="Times New Roman"/>
    </w:rPr>
  </w:style>
  <w:style w:type="paragraph" w:customStyle="1" w:styleId="aff">
    <w:name w:val="表格文字"/>
    <w:basedOn w:val="a0"/>
    <w:next w:val="a0"/>
    <w:rsid w:val="00F73CE2"/>
    <w:pPr>
      <w:adjustRightInd/>
      <w:spacing w:line="360" w:lineRule="auto"/>
      <w:jc w:val="both"/>
      <w:textAlignment w:val="auto"/>
    </w:pPr>
    <w:rPr>
      <w:kern w:val="2"/>
    </w:rPr>
  </w:style>
  <w:style w:type="paragraph" w:styleId="41">
    <w:name w:val="toc 4"/>
    <w:basedOn w:val="a0"/>
    <w:next w:val="a0"/>
    <w:autoRedefine/>
    <w:uiPriority w:val="39"/>
    <w:rsid w:val="00F73CE2"/>
    <w:pPr>
      <w:adjustRightInd/>
      <w:spacing w:line="360" w:lineRule="auto"/>
      <w:ind w:left="720"/>
      <w:textAlignment w:val="auto"/>
    </w:pPr>
    <w:rPr>
      <w:kern w:val="2"/>
      <w:szCs w:val="24"/>
    </w:rPr>
  </w:style>
  <w:style w:type="paragraph" w:styleId="51">
    <w:name w:val="toc 5"/>
    <w:basedOn w:val="a0"/>
    <w:next w:val="a0"/>
    <w:autoRedefine/>
    <w:uiPriority w:val="39"/>
    <w:rsid w:val="00F73CE2"/>
    <w:pPr>
      <w:adjustRightInd/>
      <w:spacing w:line="360" w:lineRule="auto"/>
      <w:ind w:left="960"/>
      <w:textAlignment w:val="auto"/>
    </w:pPr>
    <w:rPr>
      <w:kern w:val="2"/>
      <w:szCs w:val="24"/>
    </w:rPr>
  </w:style>
  <w:style w:type="paragraph" w:styleId="61">
    <w:name w:val="toc 6"/>
    <w:basedOn w:val="a0"/>
    <w:next w:val="a0"/>
    <w:autoRedefine/>
    <w:uiPriority w:val="39"/>
    <w:rsid w:val="00F73CE2"/>
    <w:pPr>
      <w:adjustRightInd/>
      <w:spacing w:line="360" w:lineRule="auto"/>
      <w:ind w:left="1200"/>
      <w:textAlignment w:val="auto"/>
    </w:pPr>
    <w:rPr>
      <w:kern w:val="2"/>
      <w:szCs w:val="24"/>
    </w:rPr>
  </w:style>
  <w:style w:type="paragraph" w:styleId="71">
    <w:name w:val="toc 7"/>
    <w:basedOn w:val="a0"/>
    <w:next w:val="a0"/>
    <w:autoRedefine/>
    <w:uiPriority w:val="39"/>
    <w:rsid w:val="00F73CE2"/>
    <w:pPr>
      <w:adjustRightInd/>
      <w:spacing w:line="360" w:lineRule="auto"/>
      <w:ind w:left="1440"/>
      <w:textAlignment w:val="auto"/>
    </w:pPr>
    <w:rPr>
      <w:kern w:val="2"/>
      <w:szCs w:val="24"/>
    </w:rPr>
  </w:style>
  <w:style w:type="paragraph" w:styleId="81">
    <w:name w:val="toc 8"/>
    <w:basedOn w:val="a0"/>
    <w:next w:val="a0"/>
    <w:autoRedefine/>
    <w:uiPriority w:val="39"/>
    <w:rsid w:val="00F73CE2"/>
    <w:pPr>
      <w:adjustRightInd/>
      <w:spacing w:line="360" w:lineRule="auto"/>
      <w:ind w:left="1680"/>
      <w:textAlignment w:val="auto"/>
    </w:pPr>
    <w:rPr>
      <w:kern w:val="2"/>
      <w:szCs w:val="24"/>
    </w:rPr>
  </w:style>
  <w:style w:type="paragraph" w:styleId="91">
    <w:name w:val="toc 9"/>
    <w:basedOn w:val="a0"/>
    <w:next w:val="a0"/>
    <w:autoRedefine/>
    <w:uiPriority w:val="39"/>
    <w:rsid w:val="00F73CE2"/>
    <w:pPr>
      <w:adjustRightInd/>
      <w:spacing w:line="360" w:lineRule="auto"/>
      <w:ind w:left="1920"/>
      <w:textAlignment w:val="auto"/>
    </w:pPr>
    <w:rPr>
      <w:kern w:val="2"/>
      <w:szCs w:val="24"/>
    </w:rPr>
  </w:style>
  <w:style w:type="paragraph" w:styleId="aff0">
    <w:name w:val="Normal (Web)"/>
    <w:basedOn w:val="a0"/>
    <w:uiPriority w:val="99"/>
    <w:rsid w:val="00F73CE2"/>
    <w:pPr>
      <w:widowControl/>
      <w:adjustRightInd/>
      <w:spacing w:before="100" w:beforeAutospacing="1" w:after="100" w:afterAutospacing="1" w:line="360" w:lineRule="auto"/>
      <w:textAlignment w:val="auto"/>
    </w:pPr>
    <w:rPr>
      <w:rFonts w:ascii="Arial Unicode MS" w:eastAsia="Arial Unicode MS" w:hAnsi="Arial Unicode MS" w:cs="Arial Unicode MS"/>
      <w:color w:val="000000"/>
      <w:sz w:val="22"/>
      <w:szCs w:val="22"/>
    </w:rPr>
  </w:style>
  <w:style w:type="paragraph" w:styleId="aff1">
    <w:name w:val="Date"/>
    <w:basedOn w:val="a0"/>
    <w:next w:val="a0"/>
    <w:link w:val="aff2"/>
    <w:rsid w:val="00F73CE2"/>
    <w:pPr>
      <w:adjustRightInd/>
      <w:spacing w:line="360" w:lineRule="auto"/>
      <w:ind w:leftChars="2500" w:left="100"/>
      <w:jc w:val="both"/>
      <w:textAlignment w:val="auto"/>
    </w:pPr>
    <w:rPr>
      <w:b/>
      <w:kern w:val="2"/>
      <w:sz w:val="44"/>
    </w:rPr>
  </w:style>
  <w:style w:type="character" w:customStyle="1" w:styleId="aff2">
    <w:name w:val="日期 字符"/>
    <w:basedOn w:val="a2"/>
    <w:link w:val="aff1"/>
    <w:rsid w:val="00F73CE2"/>
    <w:rPr>
      <w:rFonts w:ascii="Times New Roman" w:eastAsia="宋体" w:hAnsi="Times New Roman" w:cs="Times New Roman"/>
      <w:b/>
      <w:sz w:val="44"/>
      <w:szCs w:val="20"/>
    </w:rPr>
  </w:style>
  <w:style w:type="paragraph" w:customStyle="1" w:styleId="Hanging1">
    <w:name w:val="Hanging 1"/>
    <w:basedOn w:val="Hanging2"/>
    <w:autoRedefine/>
    <w:rsid w:val="00F73CE2"/>
    <w:pPr>
      <w:tabs>
        <w:tab w:val="clear" w:pos="4320"/>
        <w:tab w:val="left" w:pos="3402"/>
      </w:tabs>
      <w:spacing w:line="300" w:lineRule="auto"/>
      <w:ind w:left="3403" w:hanging="2552"/>
    </w:pPr>
    <w:rPr>
      <w:sz w:val="21"/>
    </w:rPr>
  </w:style>
  <w:style w:type="paragraph" w:customStyle="1" w:styleId="Hanging2">
    <w:name w:val="Hanging 2"/>
    <w:basedOn w:val="a0"/>
    <w:rsid w:val="00F73CE2"/>
    <w:pPr>
      <w:widowControl/>
      <w:tabs>
        <w:tab w:val="left" w:pos="4320"/>
      </w:tabs>
      <w:adjustRightInd/>
      <w:spacing w:after="240" w:line="240" w:lineRule="exact"/>
      <w:ind w:left="4320" w:hanging="3312"/>
      <w:textAlignment w:val="auto"/>
    </w:pPr>
    <w:rPr>
      <w:rFonts w:ascii="Arial" w:hAnsi="Arial"/>
      <w:sz w:val="20"/>
      <w:lang w:eastAsia="en-US"/>
    </w:rPr>
  </w:style>
  <w:style w:type="paragraph" w:styleId="26">
    <w:name w:val="Body Text 2"/>
    <w:basedOn w:val="a0"/>
    <w:link w:val="27"/>
    <w:rsid w:val="00F73CE2"/>
    <w:pPr>
      <w:adjustRightInd/>
      <w:spacing w:after="120" w:line="480" w:lineRule="auto"/>
      <w:jc w:val="both"/>
      <w:textAlignment w:val="auto"/>
    </w:pPr>
    <w:rPr>
      <w:kern w:val="2"/>
    </w:rPr>
  </w:style>
  <w:style w:type="character" w:customStyle="1" w:styleId="27">
    <w:name w:val="正文文本 2 字符"/>
    <w:basedOn w:val="a2"/>
    <w:link w:val="26"/>
    <w:rsid w:val="00F73CE2"/>
    <w:rPr>
      <w:rFonts w:ascii="Times New Roman" w:eastAsia="宋体" w:hAnsi="Times New Roman" w:cs="Times New Roman"/>
      <w:szCs w:val="20"/>
    </w:rPr>
  </w:style>
  <w:style w:type="paragraph" w:customStyle="1" w:styleId="T1">
    <w:name w:val="T1"/>
    <w:basedOn w:val="T2"/>
    <w:rsid w:val="00F73CE2"/>
    <w:pPr>
      <w:tabs>
        <w:tab w:val="clear" w:pos="709"/>
        <w:tab w:val="clear" w:pos="1134"/>
        <w:tab w:val="clear" w:pos="1559"/>
        <w:tab w:val="clear" w:pos="1985"/>
        <w:tab w:val="clear" w:pos="2410"/>
        <w:tab w:val="clear" w:pos="2835"/>
        <w:tab w:val="clear" w:pos="3260"/>
        <w:tab w:val="clear" w:pos="3686"/>
        <w:tab w:val="left" w:pos="425"/>
        <w:tab w:val="left" w:pos="851"/>
        <w:tab w:val="left" w:pos="1276"/>
        <w:tab w:val="left" w:pos="1701"/>
        <w:tab w:val="left" w:pos="2126"/>
        <w:tab w:val="left" w:pos="2552"/>
        <w:tab w:val="left" w:pos="2977"/>
      </w:tabs>
      <w:ind w:left="0"/>
    </w:pPr>
  </w:style>
  <w:style w:type="paragraph" w:customStyle="1" w:styleId="T2">
    <w:name w:val="T2"/>
    <w:basedOn w:val="a0"/>
    <w:rsid w:val="00F73CE2"/>
    <w:pPr>
      <w:keepLines/>
      <w:widowControl/>
      <w:tabs>
        <w:tab w:val="left" w:pos="709"/>
        <w:tab w:val="left" w:pos="1134"/>
        <w:tab w:val="left" w:pos="1559"/>
        <w:tab w:val="left" w:pos="1985"/>
        <w:tab w:val="left" w:pos="2410"/>
        <w:tab w:val="left" w:pos="2835"/>
        <w:tab w:val="left" w:pos="3260"/>
        <w:tab w:val="left" w:pos="3686"/>
      </w:tabs>
      <w:adjustRightInd/>
      <w:spacing w:after="120" w:line="300" w:lineRule="auto"/>
      <w:ind w:left="284"/>
      <w:jc w:val="both"/>
      <w:textAlignment w:val="auto"/>
    </w:pPr>
    <w:rPr>
      <w:rFonts w:ascii="Arial" w:hAnsi="Arial"/>
      <w:sz w:val="22"/>
      <w:lang w:eastAsia="en-US"/>
    </w:rPr>
  </w:style>
  <w:style w:type="character" w:styleId="aff3">
    <w:name w:val="FollowedHyperlink"/>
    <w:uiPriority w:val="99"/>
    <w:rsid w:val="00F73CE2"/>
    <w:rPr>
      <w:color w:val="800080"/>
      <w:u w:val="single"/>
    </w:rPr>
  </w:style>
  <w:style w:type="paragraph" w:styleId="aff4">
    <w:name w:val="table of figures"/>
    <w:basedOn w:val="a0"/>
    <w:next w:val="a0"/>
    <w:semiHidden/>
    <w:rsid w:val="00F73CE2"/>
    <w:pPr>
      <w:adjustRightInd/>
      <w:spacing w:line="360" w:lineRule="auto"/>
      <w:ind w:leftChars="200" w:left="840" w:hangingChars="200" w:hanging="420"/>
      <w:jc w:val="both"/>
      <w:textAlignment w:val="auto"/>
    </w:pPr>
    <w:rPr>
      <w:kern w:val="2"/>
      <w:szCs w:val="24"/>
    </w:rPr>
  </w:style>
  <w:style w:type="paragraph" w:customStyle="1" w:styleId="aff5">
    <w:name w:val="表格"/>
    <w:basedOn w:val="a0"/>
    <w:link w:val="Char2"/>
    <w:rsid w:val="00F73CE2"/>
    <w:pPr>
      <w:overflowPunct w:val="0"/>
      <w:autoSpaceDE w:val="0"/>
      <w:autoSpaceDN w:val="0"/>
      <w:spacing w:line="300" w:lineRule="auto"/>
      <w:jc w:val="center"/>
      <w:textAlignment w:val="auto"/>
    </w:pPr>
    <w:rPr>
      <w:rFonts w:ascii="宋体"/>
      <w:sz w:val="21"/>
      <w:szCs w:val="24"/>
    </w:rPr>
  </w:style>
  <w:style w:type="character" w:customStyle="1" w:styleId="Char2">
    <w:name w:val="表格 Char"/>
    <w:link w:val="aff5"/>
    <w:rsid w:val="00F73CE2"/>
    <w:rPr>
      <w:rFonts w:ascii="宋体" w:eastAsia="宋体" w:hAnsi="Times New Roman" w:cs="Times New Roman"/>
      <w:kern w:val="0"/>
      <w:sz w:val="21"/>
    </w:rPr>
  </w:style>
  <w:style w:type="paragraph" w:customStyle="1" w:styleId="aff6">
    <w:name w:val="正文图标题"/>
    <w:next w:val="a0"/>
    <w:rsid w:val="00F73CE2"/>
    <w:pPr>
      <w:spacing w:line="360" w:lineRule="auto"/>
      <w:jc w:val="center"/>
    </w:pPr>
    <w:rPr>
      <w:rFonts w:ascii="黑体" w:eastAsia="黑体" w:hAnsi="Times New Roman" w:cs="Times New Roman"/>
      <w:kern w:val="0"/>
      <w:sz w:val="21"/>
      <w:szCs w:val="20"/>
    </w:rPr>
  </w:style>
  <w:style w:type="paragraph" w:customStyle="1" w:styleId="12">
    <w:name w:val="目录标题1"/>
    <w:uiPriority w:val="99"/>
    <w:rsid w:val="00F73CE2"/>
    <w:pPr>
      <w:spacing w:before="480" w:after="360" w:line="360" w:lineRule="auto"/>
      <w:jc w:val="center"/>
    </w:pPr>
    <w:rPr>
      <w:rFonts w:ascii="Arial" w:eastAsia="黑体" w:hAnsi="Arial" w:cs="Times New Roman"/>
      <w:b/>
      <w:kern w:val="0"/>
      <w:sz w:val="32"/>
      <w:szCs w:val="20"/>
    </w:rPr>
  </w:style>
  <w:style w:type="character" w:styleId="aff7">
    <w:name w:val="Subtle Reference"/>
    <w:uiPriority w:val="31"/>
    <w:qFormat/>
    <w:rsid w:val="00F73CE2"/>
    <w:rPr>
      <w:smallCaps/>
      <w:color w:val="C0504D"/>
      <w:u w:val="single"/>
    </w:rPr>
  </w:style>
  <w:style w:type="character" w:customStyle="1" w:styleId="af2">
    <w:name w:val="列出段落 字符"/>
    <w:link w:val="af1"/>
    <w:uiPriority w:val="34"/>
    <w:rsid w:val="00F73CE2"/>
    <w:rPr>
      <w:rFonts w:ascii="宋体" w:eastAsia="宋体" w:hAnsi="宋体" w:cs="宋体"/>
      <w:kern w:val="0"/>
      <w:szCs w:val="28"/>
    </w:rPr>
  </w:style>
  <w:style w:type="paragraph" w:customStyle="1" w:styleId="Aff8">
    <w:name w:val="表格A"/>
    <w:basedOn w:val="aff5"/>
    <w:next w:val="aff9"/>
    <w:qFormat/>
    <w:rsid w:val="00F73CE2"/>
    <w:pPr>
      <w:spacing w:line="240" w:lineRule="auto"/>
    </w:pPr>
    <w:rPr>
      <w:szCs w:val="21"/>
    </w:rPr>
  </w:style>
  <w:style w:type="paragraph" w:styleId="aff9">
    <w:name w:val="Body Text Indent"/>
    <w:basedOn w:val="a0"/>
    <w:link w:val="affa"/>
    <w:uiPriority w:val="99"/>
    <w:rsid w:val="00F73CE2"/>
    <w:pPr>
      <w:adjustRightInd/>
      <w:spacing w:after="120" w:line="360" w:lineRule="auto"/>
      <w:ind w:leftChars="200" w:left="420"/>
      <w:jc w:val="both"/>
      <w:textAlignment w:val="auto"/>
    </w:pPr>
    <w:rPr>
      <w:kern w:val="2"/>
      <w:szCs w:val="24"/>
    </w:rPr>
  </w:style>
  <w:style w:type="character" w:customStyle="1" w:styleId="affa">
    <w:name w:val="正文文本缩进 字符"/>
    <w:basedOn w:val="a2"/>
    <w:link w:val="aff9"/>
    <w:uiPriority w:val="99"/>
    <w:rsid w:val="00F73CE2"/>
    <w:rPr>
      <w:rFonts w:ascii="Times New Roman" w:eastAsia="宋体" w:hAnsi="Times New Roman" w:cs="Times New Roman"/>
    </w:rPr>
  </w:style>
  <w:style w:type="paragraph" w:customStyle="1" w:styleId="203">
    <w:name w:val="样式 正文首行缩进 + 首行缩进:  2 字符 段前: 0.3 行"/>
    <w:basedOn w:val="af8"/>
    <w:rsid w:val="00F73CE2"/>
    <w:pPr>
      <w:autoSpaceDE w:val="0"/>
      <w:autoSpaceDN w:val="0"/>
      <w:spacing w:beforeLines="30" w:before="93" w:after="0" w:line="360" w:lineRule="auto"/>
      <w:ind w:firstLineChars="200" w:firstLine="480"/>
      <w:jc w:val="both"/>
      <w:textAlignment w:val="auto"/>
    </w:pPr>
    <w:rPr>
      <w:rFonts w:cs="宋体"/>
    </w:rPr>
  </w:style>
  <w:style w:type="table" w:customStyle="1" w:styleId="13">
    <w:name w:val="网格型1"/>
    <w:basedOn w:val="a3"/>
    <w:next w:val="af0"/>
    <w:uiPriority w:val="59"/>
    <w:rsid w:val="00F73CE2"/>
    <w:rPr>
      <w:rFonts w:ascii="Calibri" w:eastAsia="宋体" w:hAnsi="Calibri" w:cs="Times New Roman"/>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8">
    <w:name w:val="网格型2"/>
    <w:basedOn w:val="a3"/>
    <w:next w:val="af0"/>
    <w:uiPriority w:val="59"/>
    <w:rsid w:val="00F73CE2"/>
    <w:rPr>
      <w:rFonts w:ascii="Calibri" w:eastAsia="宋体" w:hAnsi="Calibri" w:cs="Times New Roman"/>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b">
    <w:name w:val="annotation reference"/>
    <w:unhideWhenUsed/>
    <w:rsid w:val="00F73CE2"/>
    <w:rPr>
      <w:sz w:val="21"/>
      <w:szCs w:val="21"/>
    </w:rPr>
  </w:style>
  <w:style w:type="table" w:customStyle="1" w:styleId="32">
    <w:name w:val="网格型3"/>
    <w:basedOn w:val="a3"/>
    <w:next w:val="af0"/>
    <w:uiPriority w:val="59"/>
    <w:rsid w:val="00F73CE2"/>
    <w:rPr>
      <w:rFonts w:ascii="Calibri" w:eastAsia="宋体" w:hAnsi="Calibri" w:cs="Times New Roman"/>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网格型4"/>
    <w:basedOn w:val="a3"/>
    <w:next w:val="af0"/>
    <w:uiPriority w:val="59"/>
    <w:rsid w:val="00F73CE2"/>
    <w:rPr>
      <w:rFonts w:ascii="Calibri" w:eastAsia="宋体" w:hAnsi="Calibri" w:cs="Times New Roman"/>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网格型5"/>
    <w:basedOn w:val="a3"/>
    <w:next w:val="af0"/>
    <w:uiPriority w:val="59"/>
    <w:rsid w:val="00F73CE2"/>
    <w:rPr>
      <w:rFonts w:ascii="Calibri" w:eastAsia="宋体" w:hAnsi="Calibri" w:cs="Times New Roman"/>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2">
    <w:name w:val="网格型6"/>
    <w:basedOn w:val="a3"/>
    <w:next w:val="af0"/>
    <w:uiPriority w:val="59"/>
    <w:rsid w:val="00F73CE2"/>
    <w:rPr>
      <w:rFonts w:ascii="Calibri" w:eastAsia="宋体" w:hAnsi="Calibri" w:cs="Times New Roman"/>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c">
    <w:name w:val="正文 五号"/>
    <w:basedOn w:val="a0"/>
    <w:link w:val="CharChar0"/>
    <w:autoRedefine/>
    <w:rsid w:val="00F73CE2"/>
    <w:pPr>
      <w:spacing w:line="360" w:lineRule="auto"/>
      <w:ind w:firstLineChars="200" w:firstLine="420"/>
      <w:jc w:val="both"/>
      <w:textAlignment w:val="auto"/>
    </w:pPr>
    <w:rPr>
      <w:rFonts w:ascii="宋体" w:hAnsi="宋体"/>
      <w:bCs/>
      <w:kern w:val="2"/>
      <w:sz w:val="21"/>
    </w:rPr>
  </w:style>
  <w:style w:type="character" w:customStyle="1" w:styleId="CharChar0">
    <w:name w:val="正文 五号 Char Char"/>
    <w:link w:val="affc"/>
    <w:rsid w:val="00F73CE2"/>
    <w:rPr>
      <w:rFonts w:ascii="宋体" w:eastAsia="宋体" w:hAnsi="宋体" w:cs="Times New Roman"/>
      <w:bCs/>
      <w:sz w:val="21"/>
      <w:szCs w:val="20"/>
    </w:rPr>
  </w:style>
  <w:style w:type="paragraph" w:styleId="affd">
    <w:name w:val="caption"/>
    <w:aliases w:val=" Char Char Char, Char Char Char Char Char,信息主题,题注(图注),Char1,Char Char Char Char Char,Char Char Char,题注(图注) + 居中, Char1,统战部题注, Char2, Char2 Char,题注-QBPT,题注-QBPT Char,Char2 Char,题注格式, Char3,题注图,Caption,Caption Char,Caption Char1 Char,Char11,Cha,表题题注,+T"/>
    <w:basedOn w:val="a0"/>
    <w:next w:val="a0"/>
    <w:qFormat/>
    <w:rsid w:val="00F73CE2"/>
    <w:pPr>
      <w:widowControl/>
      <w:suppressAutoHyphens/>
      <w:adjustRightInd/>
      <w:spacing w:beforeLines="50" w:afterLines="50" w:line="480" w:lineRule="auto"/>
      <w:ind w:firstLineChars="200" w:firstLine="200"/>
      <w:contextualSpacing/>
      <w:textAlignment w:val="auto"/>
    </w:pPr>
    <w:rPr>
      <w:rFonts w:ascii="Arial" w:eastAsia="黑体" w:hAnsi="Arial"/>
      <w:kern w:val="1"/>
      <w:sz w:val="28"/>
      <w:lang w:eastAsia="ar-SA" w:bidi="en-US"/>
    </w:rPr>
  </w:style>
  <w:style w:type="paragraph" w:customStyle="1" w:styleId="Default">
    <w:name w:val="Default"/>
    <w:rsid w:val="00F73CE2"/>
    <w:pPr>
      <w:widowControl w:val="0"/>
      <w:autoSpaceDE w:val="0"/>
      <w:autoSpaceDN w:val="0"/>
      <w:adjustRightInd w:val="0"/>
      <w:spacing w:line="360" w:lineRule="auto"/>
      <w:jc w:val="center"/>
    </w:pPr>
    <w:rPr>
      <w:rFonts w:ascii="Times New Roman" w:eastAsia="宋体" w:hAnsi="Times New Roman" w:cs="Times New Roman"/>
      <w:color w:val="000000"/>
      <w:kern w:val="0"/>
    </w:rPr>
  </w:style>
  <w:style w:type="paragraph" w:styleId="TOC">
    <w:name w:val="TOC Heading"/>
    <w:basedOn w:val="1"/>
    <w:next w:val="a0"/>
    <w:uiPriority w:val="39"/>
    <w:semiHidden/>
    <w:unhideWhenUsed/>
    <w:qFormat/>
    <w:rsid w:val="00F73CE2"/>
    <w:pPr>
      <w:widowControl/>
      <w:numPr>
        <w:numId w:val="0"/>
      </w:numPr>
      <w:adjustRightInd/>
      <w:spacing w:before="480" w:after="0" w:line="276" w:lineRule="auto"/>
      <w:jc w:val="left"/>
      <w:textAlignment w:val="auto"/>
      <w:outlineLvl w:val="9"/>
    </w:pPr>
    <w:rPr>
      <w:rFonts w:ascii="Cambria" w:eastAsia="宋体" w:hAnsi="Cambria"/>
      <w:bCs/>
      <w:color w:val="365F91"/>
      <w:kern w:val="0"/>
      <w:sz w:val="28"/>
      <w:szCs w:val="28"/>
    </w:rPr>
  </w:style>
  <w:style w:type="paragraph" w:styleId="affe">
    <w:name w:val="No Spacing"/>
    <w:link w:val="afff"/>
    <w:uiPriority w:val="1"/>
    <w:qFormat/>
    <w:rsid w:val="00F73CE2"/>
    <w:rPr>
      <w:rFonts w:ascii="Calibri" w:eastAsia="宋体" w:hAnsi="Calibri" w:cs="Times New Roman"/>
      <w:kern w:val="0"/>
      <w:sz w:val="22"/>
      <w:szCs w:val="22"/>
    </w:rPr>
  </w:style>
  <w:style w:type="character" w:customStyle="1" w:styleId="afff">
    <w:name w:val="无间隔 字符"/>
    <w:link w:val="affe"/>
    <w:uiPriority w:val="1"/>
    <w:rsid w:val="00F73CE2"/>
    <w:rPr>
      <w:rFonts w:ascii="Calibri" w:eastAsia="宋体" w:hAnsi="Calibri" w:cs="Times New Roman"/>
      <w:kern w:val="0"/>
      <w:sz w:val="22"/>
      <w:szCs w:val="22"/>
    </w:rPr>
  </w:style>
  <w:style w:type="paragraph" w:customStyle="1" w:styleId="14">
    <w:name w:val="正文首行缩进1"/>
    <w:basedOn w:val="aff9"/>
    <w:uiPriority w:val="99"/>
    <w:rsid w:val="00F73CE2"/>
    <w:pPr>
      <w:spacing w:beforeLines="30" w:after="0" w:line="324" w:lineRule="auto"/>
      <w:ind w:leftChars="0" w:left="0" w:firstLineChars="200" w:firstLine="200"/>
    </w:pPr>
  </w:style>
  <w:style w:type="character" w:customStyle="1" w:styleId="myCharChar">
    <w:name w:val="my正文 Char Char"/>
    <w:rsid w:val="00F73CE2"/>
    <w:rPr>
      <w:sz w:val="24"/>
      <w:szCs w:val="24"/>
    </w:rPr>
  </w:style>
  <w:style w:type="character" w:customStyle="1" w:styleId="1Char1">
    <w:name w:val="标题 1 Char1"/>
    <w:aliases w:val="H1 Char1,prop Char1,app heading 1 Char1,app heading 11 Char1,app heading 12 Char1,app heading 111 Char1,app heading 13 Char1,PIM 1 Char1,1 Char1,Heading 11 Char1,Level 1 Char1,l1 Char1,Head1 Char1,Heading apps Char1,h1 Char1,1st level Char1"/>
    <w:basedOn w:val="a2"/>
    <w:uiPriority w:val="9"/>
    <w:rsid w:val="00F73CE2"/>
    <w:rPr>
      <w:rFonts w:asciiTheme="minorEastAsia" w:eastAsiaTheme="minorEastAsia" w:hAnsiTheme="minorHAnsi"/>
      <w:b/>
      <w:bCs/>
      <w:kern w:val="44"/>
      <w:sz w:val="44"/>
      <w:szCs w:val="44"/>
    </w:rPr>
  </w:style>
  <w:style w:type="character" w:customStyle="1" w:styleId="2Char1">
    <w:name w:val="标题 2 Char1"/>
    <w:aliases w:val="H2 Char1,Underrubrik1 Char1,prop2 Char1,PIM2 Char1,2 Char1,h2 Char1,Heading 21 Char1,第一章 标题 2 Char1,Heading 2 Hidden Char1,Heading 2 CCBS Char1,heading 2 Char1,sect 1.2 Char1,Title2 Char1,Header 2 Char1,l2 Char1,Level 2 Head Char1,chn Char1"/>
    <w:basedOn w:val="a2"/>
    <w:uiPriority w:val="9"/>
    <w:semiHidden/>
    <w:rsid w:val="00F73CE2"/>
    <w:rPr>
      <w:rFonts w:asciiTheme="majorHAnsi" w:eastAsiaTheme="majorEastAsia" w:hAnsiTheme="majorHAnsi" w:cstheme="majorBidi"/>
      <w:b/>
      <w:bCs/>
      <w:kern w:val="2"/>
      <w:sz w:val="32"/>
      <w:szCs w:val="32"/>
    </w:rPr>
  </w:style>
  <w:style w:type="character" w:customStyle="1" w:styleId="3Char1">
    <w:name w:val="标题 3 Char1"/>
    <w:aliases w:val="Heading 3. Char1,H3 Char1,Title3 Char1,h3 Char1,Map Char1,H31 Char1,3rd level Char1,Heading 3 - old Char1,L3 Char1,l3 Char1,heading 3 Char1,H3-Heading 3 Char1,l3.3 Char1,3 Char1,list 3 Char1,Bold Head Char1,bh Char1,Head 3 Char1,level_3 Char"/>
    <w:basedOn w:val="a2"/>
    <w:semiHidden/>
    <w:rsid w:val="00F73CE2"/>
    <w:rPr>
      <w:rFonts w:asciiTheme="minorEastAsia" w:eastAsiaTheme="minorEastAsia" w:hAnsiTheme="minorHAnsi"/>
      <w:b/>
      <w:bCs/>
      <w:kern w:val="2"/>
      <w:sz w:val="32"/>
      <w:szCs w:val="32"/>
    </w:rPr>
  </w:style>
  <w:style w:type="character" w:customStyle="1" w:styleId="4Char1">
    <w:name w:val="标题 4 Char1"/>
    <w:aliases w:val="H4 Char1,Heading 4. Char1,bullet Char1,bl Char1,bb Char1,PIM 4 Char1,h4 Char1,Ref Heading 1 Char1,rh1 Char1,Heading sql Char1,sect 1.2.3.4 Char1,sect 1.2.3.41 Char1,Ref Heading 11 Char1,rh11 Char1,sect 1.2.3.42 Char1,Ref Heading 12 Char1"/>
    <w:basedOn w:val="a2"/>
    <w:uiPriority w:val="9"/>
    <w:semiHidden/>
    <w:rsid w:val="00F73CE2"/>
    <w:rPr>
      <w:rFonts w:asciiTheme="majorHAnsi" w:eastAsiaTheme="majorEastAsia" w:hAnsiTheme="majorHAnsi" w:cstheme="majorBidi"/>
      <w:b/>
      <w:bCs/>
      <w:kern w:val="2"/>
      <w:sz w:val="28"/>
      <w:szCs w:val="28"/>
    </w:rPr>
  </w:style>
  <w:style w:type="character" w:customStyle="1" w:styleId="5Char1">
    <w:name w:val="标题 5 Char1"/>
    <w:aliases w:val="H5 Char1,Appendix A  Heading 5 Char1,dash Char1,ds Char1,dd Char1,PIM 5 Char1,5 Char1,h5 Char1,Roman list Char1,Block Label Char1,Alt+5 Char1,heading 5 Char1,Heading5 Char1,h51 Char1,heading 51 Char1,Heading51 Char1,h52 Char1,h53 Char1,4 Char"/>
    <w:basedOn w:val="a2"/>
    <w:uiPriority w:val="9"/>
    <w:semiHidden/>
    <w:rsid w:val="00F73CE2"/>
    <w:rPr>
      <w:rFonts w:asciiTheme="minorEastAsia" w:eastAsiaTheme="minorEastAsia" w:hAnsiTheme="minorHAnsi"/>
      <w:b/>
      <w:bCs/>
      <w:kern w:val="2"/>
      <w:sz w:val="28"/>
      <w:szCs w:val="28"/>
    </w:rPr>
  </w:style>
  <w:style w:type="character" w:customStyle="1" w:styleId="6Char1">
    <w:name w:val="标题 6 Char1"/>
    <w:aliases w:val="Bullet list Char1,Figure label Char1,h6 Char1,l6 Char1,hsm Char1,cnp Char1,Caption number (page-wide) Char1,list 6 Char1,h61 Char1,heading 6 Char1,Heading6 Char1,H6 Char1,PIM 6 Char1,L6 Char1,BOD 4 Char1,正文六级标题 Char1,J5级标题（1.1.1.1 xxxx） Char1"/>
    <w:basedOn w:val="a2"/>
    <w:uiPriority w:val="9"/>
    <w:semiHidden/>
    <w:rsid w:val="00F73CE2"/>
    <w:rPr>
      <w:rFonts w:asciiTheme="majorHAnsi" w:eastAsiaTheme="majorEastAsia" w:hAnsiTheme="majorHAnsi" w:cstheme="majorBidi"/>
      <w:b/>
      <w:bCs/>
      <w:kern w:val="2"/>
      <w:sz w:val="24"/>
      <w:szCs w:val="24"/>
    </w:rPr>
  </w:style>
  <w:style w:type="character" w:customStyle="1" w:styleId="7Char1">
    <w:name w:val="标题 7 Char1"/>
    <w:aliases w:val="letter list Char1,st Char1,h7 Char1,SDL title Char1,不用 Char1,PIM 7 Char1,（1） Char1,L7 Char1,正文七级标题 Char1,ITT t7 Char1,PA Appendix Major Char1,T7 Char1,(use for appendix) Char1,H TIMES1 Char1,H7 Char1,1.标题 6 Char1,Legal Level 1.1. Char1"/>
    <w:basedOn w:val="a2"/>
    <w:semiHidden/>
    <w:rsid w:val="00F73CE2"/>
    <w:rPr>
      <w:rFonts w:asciiTheme="minorEastAsia" w:eastAsiaTheme="minorEastAsia" w:hAnsiTheme="minorHAnsi"/>
      <w:b/>
      <w:bCs/>
      <w:kern w:val="2"/>
      <w:sz w:val="24"/>
      <w:szCs w:val="24"/>
    </w:rPr>
  </w:style>
  <w:style w:type="paragraph" w:styleId="15">
    <w:name w:val="index 1"/>
    <w:basedOn w:val="a0"/>
    <w:next w:val="a0"/>
    <w:autoRedefine/>
    <w:uiPriority w:val="99"/>
    <w:unhideWhenUsed/>
    <w:rsid w:val="00F73CE2"/>
    <w:pPr>
      <w:adjustRightInd/>
      <w:spacing w:line="360" w:lineRule="auto"/>
      <w:jc w:val="both"/>
      <w:textAlignment w:val="auto"/>
    </w:pPr>
    <w:rPr>
      <w:kern w:val="2"/>
      <w:szCs w:val="24"/>
    </w:rPr>
  </w:style>
  <w:style w:type="character" w:customStyle="1" w:styleId="Char10">
    <w:name w:val="页眉 Char1"/>
    <w:aliases w:val="header odd Char1"/>
    <w:basedOn w:val="a2"/>
    <w:uiPriority w:val="99"/>
    <w:semiHidden/>
    <w:rsid w:val="00F73CE2"/>
    <w:rPr>
      <w:rFonts w:asciiTheme="minorEastAsia" w:eastAsiaTheme="minorEastAsia" w:hAnsiTheme="minorHAnsi" w:cstheme="minorBidi"/>
      <w:kern w:val="2"/>
      <w:sz w:val="18"/>
      <w:szCs w:val="18"/>
    </w:rPr>
  </w:style>
  <w:style w:type="paragraph" w:styleId="afff0">
    <w:name w:val="Title"/>
    <w:basedOn w:val="a0"/>
    <w:next w:val="a0"/>
    <w:link w:val="afff1"/>
    <w:uiPriority w:val="10"/>
    <w:qFormat/>
    <w:rsid w:val="00F73CE2"/>
    <w:pPr>
      <w:adjustRightInd/>
      <w:spacing w:beforeLines="30" w:after="60" w:line="360" w:lineRule="auto"/>
      <w:ind w:firstLineChars="200" w:firstLine="200"/>
      <w:jc w:val="center"/>
      <w:textAlignment w:val="auto"/>
      <w:outlineLvl w:val="0"/>
    </w:pPr>
    <w:rPr>
      <w:rFonts w:ascii="黑体" w:eastAsia="黑体" w:hAnsi="黑体" w:cstheme="majorBidi"/>
      <w:b/>
      <w:bCs/>
      <w:kern w:val="2"/>
      <w:sz w:val="52"/>
      <w:szCs w:val="52"/>
    </w:rPr>
  </w:style>
  <w:style w:type="character" w:customStyle="1" w:styleId="afff1">
    <w:name w:val="标题 字符"/>
    <w:basedOn w:val="a2"/>
    <w:link w:val="afff0"/>
    <w:uiPriority w:val="10"/>
    <w:rsid w:val="00F73CE2"/>
    <w:rPr>
      <w:rFonts w:ascii="黑体" w:eastAsia="黑体" w:hAnsi="黑体" w:cstheme="majorBidi"/>
      <w:b/>
      <w:bCs/>
      <w:sz w:val="52"/>
      <w:szCs w:val="52"/>
    </w:rPr>
  </w:style>
  <w:style w:type="character" w:customStyle="1" w:styleId="DCharChar">
    <w:name w:val="D正文 Char Char"/>
    <w:link w:val="D"/>
    <w:semiHidden/>
    <w:locked/>
    <w:rsid w:val="00F73CE2"/>
    <w:rPr>
      <w:rFonts w:ascii="宋体" w:hAnsi="宋体"/>
      <w:bCs/>
      <w:color w:val="000000"/>
    </w:rPr>
  </w:style>
  <w:style w:type="paragraph" w:customStyle="1" w:styleId="D">
    <w:name w:val="D正文"/>
    <w:link w:val="DCharChar"/>
    <w:semiHidden/>
    <w:rsid w:val="00F73CE2"/>
    <w:pPr>
      <w:spacing w:line="360" w:lineRule="auto"/>
    </w:pPr>
    <w:rPr>
      <w:rFonts w:ascii="宋体" w:hAnsi="宋体"/>
      <w:bCs/>
      <w:color w:val="000000"/>
    </w:rPr>
  </w:style>
  <w:style w:type="paragraph" w:customStyle="1" w:styleId="240">
    <w:name w:val="样式 正文文字缩进 + 宋体 居中 行距: 固定值 24 磅"/>
    <w:basedOn w:val="a0"/>
    <w:autoRedefine/>
    <w:rsid w:val="00F73CE2"/>
    <w:pPr>
      <w:adjustRightInd/>
      <w:spacing w:beforeLines="30" w:line="360" w:lineRule="auto"/>
      <w:ind w:firstLineChars="200" w:firstLine="200"/>
      <w:jc w:val="center"/>
      <w:textAlignment w:val="auto"/>
    </w:pPr>
    <w:rPr>
      <w:rFonts w:ascii="宋体" w:hAnsi="宋体" w:cs="宋体"/>
      <w:kern w:val="2"/>
    </w:rPr>
  </w:style>
  <w:style w:type="paragraph" w:customStyle="1" w:styleId="16">
    <w:name w:val="正文1"/>
    <w:basedOn w:val="a0"/>
    <w:uiPriority w:val="99"/>
    <w:semiHidden/>
    <w:qFormat/>
    <w:rsid w:val="00F73CE2"/>
    <w:pPr>
      <w:adjustRightInd/>
      <w:spacing w:beforeLines="30" w:line="360" w:lineRule="auto"/>
      <w:ind w:firstLineChars="200" w:firstLine="200"/>
      <w:textAlignment w:val="auto"/>
    </w:pPr>
    <w:rPr>
      <w:rFonts w:ascii="Calibri" w:hAnsi="Calibri"/>
      <w:kern w:val="2"/>
      <w:szCs w:val="24"/>
    </w:rPr>
  </w:style>
  <w:style w:type="paragraph" w:customStyle="1" w:styleId="font5">
    <w:name w:val="font5"/>
    <w:basedOn w:val="a0"/>
    <w:rsid w:val="00F73CE2"/>
    <w:pPr>
      <w:widowControl/>
      <w:adjustRightInd/>
      <w:spacing w:before="100" w:beforeAutospacing="1" w:after="100" w:afterAutospacing="1" w:line="240" w:lineRule="auto"/>
      <w:textAlignment w:val="auto"/>
    </w:pPr>
    <w:rPr>
      <w:rFonts w:ascii="宋体" w:hAnsi="宋体" w:cs="宋体"/>
      <w:sz w:val="18"/>
      <w:szCs w:val="18"/>
    </w:rPr>
  </w:style>
  <w:style w:type="paragraph" w:customStyle="1" w:styleId="xl63">
    <w:name w:val="xl63"/>
    <w:basedOn w:val="a0"/>
    <w:uiPriority w:val="99"/>
    <w:semiHidden/>
    <w:rsid w:val="00F73CE2"/>
    <w:pPr>
      <w:widowControl/>
      <w:pBdr>
        <w:bottom w:val="single" w:sz="8" w:space="0" w:color="auto"/>
        <w:right w:val="single" w:sz="8" w:space="0" w:color="auto"/>
      </w:pBdr>
      <w:adjustRightInd/>
      <w:spacing w:before="100" w:beforeAutospacing="1" w:after="100" w:afterAutospacing="1" w:line="240" w:lineRule="auto"/>
      <w:textAlignment w:val="auto"/>
    </w:pPr>
    <w:rPr>
      <w:rFonts w:ascii="宋体" w:hAnsi="宋体" w:cs="宋体"/>
      <w:color w:val="000000"/>
      <w:szCs w:val="24"/>
    </w:rPr>
  </w:style>
  <w:style w:type="paragraph" w:customStyle="1" w:styleId="xl64">
    <w:name w:val="xl64"/>
    <w:basedOn w:val="a0"/>
    <w:uiPriority w:val="99"/>
    <w:semiHidden/>
    <w:rsid w:val="00F73CE2"/>
    <w:pPr>
      <w:widowControl/>
      <w:pBdr>
        <w:left w:val="single" w:sz="8" w:space="0" w:color="auto"/>
        <w:bottom w:val="single" w:sz="8" w:space="0" w:color="auto"/>
        <w:right w:val="single" w:sz="8" w:space="0" w:color="auto"/>
      </w:pBdr>
      <w:adjustRightInd/>
      <w:spacing w:before="100" w:beforeAutospacing="1" w:after="100" w:afterAutospacing="1" w:line="240" w:lineRule="auto"/>
      <w:jc w:val="center"/>
      <w:textAlignment w:val="auto"/>
    </w:pPr>
    <w:rPr>
      <w:rFonts w:ascii="宋体" w:hAnsi="宋体" w:cs="宋体"/>
      <w:color w:val="000000"/>
      <w:szCs w:val="24"/>
    </w:rPr>
  </w:style>
  <w:style w:type="paragraph" w:customStyle="1" w:styleId="xl65">
    <w:name w:val="xl65"/>
    <w:basedOn w:val="a0"/>
    <w:uiPriority w:val="99"/>
    <w:semiHidden/>
    <w:rsid w:val="00F73CE2"/>
    <w:pPr>
      <w:widowControl/>
      <w:adjustRightInd/>
      <w:spacing w:before="100" w:beforeAutospacing="1" w:after="100" w:afterAutospacing="1" w:line="240" w:lineRule="auto"/>
      <w:textAlignment w:val="auto"/>
    </w:pPr>
    <w:rPr>
      <w:rFonts w:ascii="宋体" w:hAnsi="宋体" w:cs="宋体"/>
      <w:szCs w:val="24"/>
    </w:rPr>
  </w:style>
  <w:style w:type="paragraph" w:customStyle="1" w:styleId="xl66">
    <w:name w:val="xl66"/>
    <w:basedOn w:val="a0"/>
    <w:uiPriority w:val="99"/>
    <w:semiHidden/>
    <w:rsid w:val="00F73CE2"/>
    <w:pPr>
      <w:widowControl/>
      <w:pBdr>
        <w:bottom w:val="single" w:sz="8" w:space="0" w:color="auto"/>
        <w:right w:val="single" w:sz="8" w:space="0" w:color="auto"/>
      </w:pBdr>
      <w:adjustRightInd/>
      <w:spacing w:before="100" w:beforeAutospacing="1" w:after="100" w:afterAutospacing="1" w:line="240" w:lineRule="auto"/>
      <w:jc w:val="center"/>
      <w:textAlignment w:val="auto"/>
    </w:pPr>
    <w:rPr>
      <w:rFonts w:ascii="宋体" w:hAnsi="宋体" w:cs="宋体"/>
      <w:color w:val="000000"/>
      <w:szCs w:val="24"/>
    </w:rPr>
  </w:style>
  <w:style w:type="paragraph" w:customStyle="1" w:styleId="xl67">
    <w:name w:val="xl67"/>
    <w:basedOn w:val="a0"/>
    <w:uiPriority w:val="99"/>
    <w:semiHidden/>
    <w:rsid w:val="00F73CE2"/>
    <w:pPr>
      <w:widowControl/>
      <w:pBdr>
        <w:top w:val="single" w:sz="8" w:space="0" w:color="auto"/>
        <w:left w:val="single" w:sz="8" w:space="0" w:color="auto"/>
        <w:bottom w:val="single" w:sz="8" w:space="0" w:color="auto"/>
        <w:right w:val="single" w:sz="8" w:space="0" w:color="auto"/>
      </w:pBdr>
      <w:shd w:val="clear" w:color="auto" w:fill="0070C0"/>
      <w:adjustRightInd/>
      <w:spacing w:before="100" w:beforeAutospacing="1" w:after="100" w:afterAutospacing="1" w:line="240" w:lineRule="auto"/>
      <w:jc w:val="center"/>
      <w:textAlignment w:val="auto"/>
    </w:pPr>
    <w:rPr>
      <w:rFonts w:ascii="宋体" w:hAnsi="宋体" w:cs="宋体"/>
      <w:b/>
      <w:bCs/>
      <w:color w:val="000000"/>
      <w:szCs w:val="24"/>
    </w:rPr>
  </w:style>
  <w:style w:type="paragraph" w:customStyle="1" w:styleId="xl68">
    <w:name w:val="xl68"/>
    <w:basedOn w:val="a0"/>
    <w:uiPriority w:val="99"/>
    <w:semiHidden/>
    <w:rsid w:val="00F73CE2"/>
    <w:pPr>
      <w:widowControl/>
      <w:pBdr>
        <w:top w:val="single" w:sz="8" w:space="0" w:color="auto"/>
        <w:bottom w:val="single" w:sz="8" w:space="0" w:color="auto"/>
        <w:right w:val="single" w:sz="8" w:space="0" w:color="auto"/>
      </w:pBdr>
      <w:shd w:val="clear" w:color="auto" w:fill="0070C0"/>
      <w:adjustRightInd/>
      <w:spacing w:before="100" w:beforeAutospacing="1" w:after="100" w:afterAutospacing="1" w:line="240" w:lineRule="auto"/>
      <w:jc w:val="center"/>
      <w:textAlignment w:val="auto"/>
    </w:pPr>
    <w:rPr>
      <w:rFonts w:ascii="宋体" w:hAnsi="宋体" w:cs="宋体"/>
      <w:b/>
      <w:bCs/>
      <w:color w:val="000000"/>
      <w:szCs w:val="24"/>
    </w:rPr>
  </w:style>
  <w:style w:type="paragraph" w:customStyle="1" w:styleId="xl69">
    <w:name w:val="xl69"/>
    <w:basedOn w:val="a0"/>
    <w:uiPriority w:val="99"/>
    <w:semiHidden/>
    <w:rsid w:val="00F73CE2"/>
    <w:pPr>
      <w:widowControl/>
      <w:pBdr>
        <w:top w:val="single" w:sz="8" w:space="0" w:color="auto"/>
        <w:left w:val="single" w:sz="8" w:space="0" w:color="auto"/>
        <w:bottom w:val="single" w:sz="8" w:space="0" w:color="auto"/>
        <w:right w:val="single" w:sz="8" w:space="0" w:color="auto"/>
      </w:pBdr>
      <w:adjustRightInd/>
      <w:spacing w:before="100" w:beforeAutospacing="1" w:after="100" w:afterAutospacing="1" w:line="240" w:lineRule="auto"/>
      <w:textAlignment w:val="auto"/>
    </w:pPr>
    <w:rPr>
      <w:rFonts w:ascii="宋体" w:hAnsi="宋体" w:cs="宋体"/>
      <w:szCs w:val="24"/>
    </w:rPr>
  </w:style>
  <w:style w:type="paragraph" w:customStyle="1" w:styleId="xl70">
    <w:name w:val="xl70"/>
    <w:basedOn w:val="a0"/>
    <w:uiPriority w:val="99"/>
    <w:semiHidden/>
    <w:rsid w:val="00F73CE2"/>
    <w:pPr>
      <w:widowControl/>
      <w:pBdr>
        <w:left w:val="single" w:sz="8" w:space="0" w:color="auto"/>
        <w:bottom w:val="single" w:sz="8" w:space="0" w:color="auto"/>
        <w:right w:val="single" w:sz="8" w:space="0" w:color="auto"/>
      </w:pBdr>
      <w:adjustRightInd/>
      <w:spacing w:before="100" w:beforeAutospacing="1" w:after="100" w:afterAutospacing="1" w:line="240" w:lineRule="auto"/>
      <w:jc w:val="center"/>
      <w:textAlignment w:val="auto"/>
    </w:pPr>
    <w:rPr>
      <w:rFonts w:ascii="宋体" w:hAnsi="宋体" w:cs="宋体"/>
      <w:szCs w:val="24"/>
    </w:rPr>
  </w:style>
  <w:style w:type="paragraph" w:customStyle="1" w:styleId="xl71">
    <w:name w:val="xl71"/>
    <w:basedOn w:val="a0"/>
    <w:uiPriority w:val="99"/>
    <w:semiHidden/>
    <w:rsid w:val="00F73CE2"/>
    <w:pPr>
      <w:widowControl/>
      <w:pBdr>
        <w:bottom w:val="single" w:sz="8" w:space="0" w:color="auto"/>
        <w:right w:val="single" w:sz="8" w:space="0" w:color="auto"/>
      </w:pBdr>
      <w:shd w:val="clear" w:color="auto" w:fill="FFFFFF"/>
      <w:adjustRightInd/>
      <w:spacing w:before="100" w:beforeAutospacing="1" w:after="100" w:afterAutospacing="1" w:line="240" w:lineRule="auto"/>
      <w:jc w:val="center"/>
      <w:textAlignment w:val="auto"/>
    </w:pPr>
    <w:rPr>
      <w:rFonts w:ascii="宋体" w:hAnsi="宋体" w:cs="宋体"/>
      <w:szCs w:val="24"/>
    </w:rPr>
  </w:style>
  <w:style w:type="paragraph" w:customStyle="1" w:styleId="xl72">
    <w:name w:val="xl72"/>
    <w:basedOn w:val="a0"/>
    <w:uiPriority w:val="99"/>
    <w:semiHidden/>
    <w:rsid w:val="00F73CE2"/>
    <w:pPr>
      <w:widowControl/>
      <w:pBdr>
        <w:top w:val="single" w:sz="8" w:space="0" w:color="auto"/>
        <w:left w:val="single" w:sz="8" w:space="0" w:color="auto"/>
        <w:right w:val="single" w:sz="8" w:space="0" w:color="auto"/>
      </w:pBdr>
      <w:adjustRightInd/>
      <w:spacing w:before="100" w:beforeAutospacing="1" w:after="100" w:afterAutospacing="1" w:line="240" w:lineRule="auto"/>
      <w:jc w:val="center"/>
      <w:textAlignment w:val="auto"/>
    </w:pPr>
    <w:rPr>
      <w:rFonts w:ascii="宋体" w:hAnsi="宋体" w:cs="宋体"/>
      <w:color w:val="000000"/>
      <w:szCs w:val="24"/>
    </w:rPr>
  </w:style>
  <w:style w:type="paragraph" w:customStyle="1" w:styleId="xl73">
    <w:name w:val="xl73"/>
    <w:basedOn w:val="a0"/>
    <w:uiPriority w:val="99"/>
    <w:semiHidden/>
    <w:rsid w:val="00F73CE2"/>
    <w:pPr>
      <w:widowControl/>
      <w:pBdr>
        <w:left w:val="single" w:sz="8" w:space="0" w:color="auto"/>
        <w:right w:val="single" w:sz="8" w:space="0" w:color="auto"/>
      </w:pBdr>
      <w:adjustRightInd/>
      <w:spacing w:before="100" w:beforeAutospacing="1" w:after="100" w:afterAutospacing="1" w:line="240" w:lineRule="auto"/>
      <w:jc w:val="center"/>
      <w:textAlignment w:val="auto"/>
    </w:pPr>
    <w:rPr>
      <w:rFonts w:ascii="宋体" w:hAnsi="宋体" w:cs="宋体"/>
      <w:color w:val="000000"/>
      <w:szCs w:val="24"/>
    </w:rPr>
  </w:style>
  <w:style w:type="paragraph" w:customStyle="1" w:styleId="xl74">
    <w:name w:val="xl74"/>
    <w:basedOn w:val="a0"/>
    <w:uiPriority w:val="99"/>
    <w:semiHidden/>
    <w:rsid w:val="00F73CE2"/>
    <w:pPr>
      <w:widowControl/>
      <w:pBdr>
        <w:top w:val="single" w:sz="8" w:space="0" w:color="auto"/>
        <w:left w:val="single" w:sz="8" w:space="0" w:color="auto"/>
        <w:right w:val="single" w:sz="8" w:space="0" w:color="auto"/>
      </w:pBdr>
      <w:adjustRightInd/>
      <w:spacing w:before="100" w:beforeAutospacing="1" w:after="100" w:afterAutospacing="1" w:line="240" w:lineRule="auto"/>
      <w:jc w:val="center"/>
      <w:textAlignment w:val="auto"/>
    </w:pPr>
    <w:rPr>
      <w:rFonts w:ascii="宋体" w:hAnsi="宋体" w:cs="宋体"/>
      <w:szCs w:val="24"/>
    </w:rPr>
  </w:style>
  <w:style w:type="paragraph" w:customStyle="1" w:styleId="xl75">
    <w:name w:val="xl75"/>
    <w:basedOn w:val="a0"/>
    <w:uiPriority w:val="99"/>
    <w:semiHidden/>
    <w:rsid w:val="00F73CE2"/>
    <w:pPr>
      <w:widowControl/>
      <w:pBdr>
        <w:left w:val="single" w:sz="8" w:space="0" w:color="auto"/>
        <w:right w:val="single" w:sz="8" w:space="0" w:color="auto"/>
      </w:pBdr>
      <w:adjustRightInd/>
      <w:spacing w:before="100" w:beforeAutospacing="1" w:after="100" w:afterAutospacing="1" w:line="240" w:lineRule="auto"/>
      <w:jc w:val="center"/>
      <w:textAlignment w:val="auto"/>
    </w:pPr>
    <w:rPr>
      <w:rFonts w:ascii="宋体" w:hAnsi="宋体" w:cs="宋体"/>
      <w:szCs w:val="24"/>
    </w:rPr>
  </w:style>
  <w:style w:type="paragraph" w:customStyle="1" w:styleId="xl76">
    <w:name w:val="xl76"/>
    <w:basedOn w:val="a0"/>
    <w:uiPriority w:val="99"/>
    <w:semiHidden/>
    <w:rsid w:val="00F73CE2"/>
    <w:pPr>
      <w:widowControl/>
      <w:pBdr>
        <w:top w:val="single" w:sz="8" w:space="0" w:color="auto"/>
        <w:right w:val="single" w:sz="8" w:space="0" w:color="auto"/>
      </w:pBdr>
      <w:adjustRightInd/>
      <w:spacing w:before="100" w:beforeAutospacing="1" w:after="100" w:afterAutospacing="1" w:line="240" w:lineRule="auto"/>
      <w:jc w:val="center"/>
      <w:textAlignment w:val="auto"/>
    </w:pPr>
    <w:rPr>
      <w:rFonts w:ascii="宋体" w:hAnsi="宋体" w:cs="宋体"/>
      <w:color w:val="000000"/>
      <w:szCs w:val="24"/>
    </w:rPr>
  </w:style>
  <w:style w:type="paragraph" w:customStyle="1" w:styleId="xl77">
    <w:name w:val="xl77"/>
    <w:basedOn w:val="a0"/>
    <w:uiPriority w:val="99"/>
    <w:semiHidden/>
    <w:rsid w:val="00F73CE2"/>
    <w:pPr>
      <w:widowControl/>
      <w:pBdr>
        <w:right w:val="single" w:sz="8" w:space="0" w:color="auto"/>
      </w:pBdr>
      <w:adjustRightInd/>
      <w:spacing w:before="100" w:beforeAutospacing="1" w:after="100" w:afterAutospacing="1" w:line="240" w:lineRule="auto"/>
      <w:jc w:val="center"/>
      <w:textAlignment w:val="auto"/>
    </w:pPr>
    <w:rPr>
      <w:rFonts w:ascii="宋体" w:hAnsi="宋体" w:cs="宋体"/>
      <w:color w:val="000000"/>
      <w:szCs w:val="24"/>
    </w:rPr>
  </w:style>
  <w:style w:type="paragraph" w:customStyle="1" w:styleId="xl78">
    <w:name w:val="xl78"/>
    <w:basedOn w:val="a0"/>
    <w:uiPriority w:val="99"/>
    <w:semiHidden/>
    <w:rsid w:val="00F73CE2"/>
    <w:pPr>
      <w:widowControl/>
      <w:pBdr>
        <w:top w:val="single" w:sz="8" w:space="0" w:color="auto"/>
        <w:right w:val="single" w:sz="8" w:space="0" w:color="auto"/>
      </w:pBdr>
      <w:shd w:val="clear" w:color="auto" w:fill="FFFFFF"/>
      <w:adjustRightInd/>
      <w:spacing w:before="100" w:beforeAutospacing="1" w:after="100" w:afterAutospacing="1" w:line="240" w:lineRule="auto"/>
      <w:jc w:val="center"/>
      <w:textAlignment w:val="auto"/>
    </w:pPr>
    <w:rPr>
      <w:rFonts w:ascii="宋体" w:hAnsi="宋体" w:cs="宋体"/>
      <w:color w:val="000000"/>
      <w:szCs w:val="24"/>
    </w:rPr>
  </w:style>
  <w:style w:type="paragraph" w:customStyle="1" w:styleId="xl79">
    <w:name w:val="xl79"/>
    <w:basedOn w:val="a0"/>
    <w:uiPriority w:val="99"/>
    <w:semiHidden/>
    <w:rsid w:val="00F73CE2"/>
    <w:pPr>
      <w:widowControl/>
      <w:pBdr>
        <w:right w:val="single" w:sz="8" w:space="0" w:color="auto"/>
      </w:pBdr>
      <w:shd w:val="clear" w:color="auto" w:fill="FFFFFF"/>
      <w:adjustRightInd/>
      <w:spacing w:before="100" w:beforeAutospacing="1" w:after="100" w:afterAutospacing="1" w:line="240" w:lineRule="auto"/>
      <w:jc w:val="center"/>
      <w:textAlignment w:val="auto"/>
    </w:pPr>
    <w:rPr>
      <w:rFonts w:ascii="宋体" w:hAnsi="宋体" w:cs="宋体"/>
      <w:color w:val="000000"/>
      <w:szCs w:val="24"/>
    </w:rPr>
  </w:style>
  <w:style w:type="paragraph" w:customStyle="1" w:styleId="xl80">
    <w:name w:val="xl80"/>
    <w:basedOn w:val="a0"/>
    <w:uiPriority w:val="99"/>
    <w:semiHidden/>
    <w:rsid w:val="00F73CE2"/>
    <w:pPr>
      <w:widowControl/>
      <w:pBdr>
        <w:bottom w:val="single" w:sz="8" w:space="0" w:color="auto"/>
        <w:right w:val="single" w:sz="8" w:space="0" w:color="auto"/>
      </w:pBdr>
      <w:shd w:val="clear" w:color="auto" w:fill="FFFFFF"/>
      <w:adjustRightInd/>
      <w:spacing w:before="100" w:beforeAutospacing="1" w:after="100" w:afterAutospacing="1" w:line="240" w:lineRule="auto"/>
      <w:jc w:val="center"/>
      <w:textAlignment w:val="auto"/>
    </w:pPr>
    <w:rPr>
      <w:rFonts w:ascii="宋体" w:hAnsi="宋体" w:cs="宋体"/>
      <w:color w:val="000000"/>
      <w:szCs w:val="24"/>
    </w:rPr>
  </w:style>
  <w:style w:type="paragraph" w:customStyle="1" w:styleId="xl81">
    <w:name w:val="xl81"/>
    <w:basedOn w:val="a0"/>
    <w:uiPriority w:val="99"/>
    <w:semiHidden/>
    <w:rsid w:val="00F73CE2"/>
    <w:pPr>
      <w:widowControl/>
      <w:pBdr>
        <w:top w:val="single" w:sz="8" w:space="0" w:color="auto"/>
        <w:left w:val="single" w:sz="8" w:space="0" w:color="auto"/>
        <w:bottom w:val="single" w:sz="8" w:space="0" w:color="auto"/>
      </w:pBdr>
      <w:shd w:val="clear" w:color="auto" w:fill="0070C0"/>
      <w:adjustRightInd/>
      <w:spacing w:before="100" w:beforeAutospacing="1" w:after="100" w:afterAutospacing="1" w:line="240" w:lineRule="auto"/>
      <w:jc w:val="center"/>
      <w:textAlignment w:val="auto"/>
    </w:pPr>
    <w:rPr>
      <w:rFonts w:ascii="宋体" w:hAnsi="宋体" w:cs="宋体"/>
      <w:b/>
      <w:bCs/>
      <w:color w:val="000000"/>
      <w:szCs w:val="24"/>
    </w:rPr>
  </w:style>
  <w:style w:type="paragraph" w:customStyle="1" w:styleId="xl82">
    <w:name w:val="xl82"/>
    <w:basedOn w:val="a0"/>
    <w:uiPriority w:val="99"/>
    <w:semiHidden/>
    <w:rsid w:val="00F73CE2"/>
    <w:pPr>
      <w:widowControl/>
      <w:pBdr>
        <w:top w:val="single" w:sz="8" w:space="0" w:color="auto"/>
        <w:bottom w:val="single" w:sz="8" w:space="0" w:color="auto"/>
      </w:pBdr>
      <w:shd w:val="clear" w:color="auto" w:fill="0070C0"/>
      <w:adjustRightInd/>
      <w:spacing w:before="100" w:beforeAutospacing="1" w:after="100" w:afterAutospacing="1" w:line="240" w:lineRule="auto"/>
      <w:jc w:val="center"/>
      <w:textAlignment w:val="auto"/>
    </w:pPr>
    <w:rPr>
      <w:rFonts w:ascii="宋体" w:hAnsi="宋体" w:cs="宋体"/>
      <w:b/>
      <w:bCs/>
      <w:color w:val="000000"/>
      <w:szCs w:val="24"/>
    </w:rPr>
  </w:style>
  <w:style w:type="paragraph" w:customStyle="1" w:styleId="xl83">
    <w:name w:val="xl83"/>
    <w:basedOn w:val="a0"/>
    <w:uiPriority w:val="99"/>
    <w:semiHidden/>
    <w:rsid w:val="00F73CE2"/>
    <w:pPr>
      <w:widowControl/>
      <w:pBdr>
        <w:top w:val="single" w:sz="8" w:space="0" w:color="auto"/>
        <w:left w:val="single" w:sz="8" w:space="0" w:color="auto"/>
        <w:bottom w:val="single" w:sz="8" w:space="0" w:color="auto"/>
      </w:pBdr>
      <w:adjustRightInd/>
      <w:spacing w:before="100" w:beforeAutospacing="1" w:after="100" w:afterAutospacing="1" w:line="240" w:lineRule="auto"/>
      <w:textAlignment w:val="auto"/>
    </w:pPr>
    <w:rPr>
      <w:rFonts w:ascii="宋体" w:hAnsi="宋体" w:cs="宋体"/>
      <w:color w:val="000000"/>
      <w:szCs w:val="24"/>
    </w:rPr>
  </w:style>
  <w:style w:type="paragraph" w:customStyle="1" w:styleId="xl84">
    <w:name w:val="xl84"/>
    <w:basedOn w:val="a0"/>
    <w:uiPriority w:val="99"/>
    <w:semiHidden/>
    <w:rsid w:val="00F73CE2"/>
    <w:pPr>
      <w:widowControl/>
      <w:pBdr>
        <w:top w:val="single" w:sz="8" w:space="0" w:color="auto"/>
        <w:bottom w:val="single" w:sz="8" w:space="0" w:color="auto"/>
      </w:pBdr>
      <w:adjustRightInd/>
      <w:spacing w:before="100" w:beforeAutospacing="1" w:after="100" w:afterAutospacing="1" w:line="240" w:lineRule="auto"/>
      <w:textAlignment w:val="auto"/>
    </w:pPr>
    <w:rPr>
      <w:rFonts w:ascii="宋体" w:hAnsi="宋体" w:cs="宋体"/>
      <w:color w:val="000000"/>
      <w:szCs w:val="24"/>
    </w:rPr>
  </w:style>
  <w:style w:type="paragraph" w:customStyle="1" w:styleId="xl85">
    <w:name w:val="xl85"/>
    <w:basedOn w:val="a0"/>
    <w:uiPriority w:val="99"/>
    <w:semiHidden/>
    <w:rsid w:val="00F73CE2"/>
    <w:pPr>
      <w:widowControl/>
      <w:pBdr>
        <w:top w:val="single" w:sz="8" w:space="0" w:color="auto"/>
        <w:bottom w:val="single" w:sz="8" w:space="0" w:color="auto"/>
        <w:right w:val="single" w:sz="8" w:space="0" w:color="auto"/>
      </w:pBdr>
      <w:adjustRightInd/>
      <w:spacing w:before="100" w:beforeAutospacing="1" w:after="100" w:afterAutospacing="1" w:line="240" w:lineRule="auto"/>
      <w:textAlignment w:val="auto"/>
    </w:pPr>
    <w:rPr>
      <w:rFonts w:ascii="宋体" w:hAnsi="宋体" w:cs="宋体"/>
      <w:color w:val="000000"/>
      <w:szCs w:val="24"/>
    </w:rPr>
  </w:style>
  <w:style w:type="paragraph" w:customStyle="1" w:styleId="xl86">
    <w:name w:val="xl86"/>
    <w:basedOn w:val="a0"/>
    <w:uiPriority w:val="99"/>
    <w:semiHidden/>
    <w:rsid w:val="00F73CE2"/>
    <w:pPr>
      <w:widowControl/>
      <w:pBdr>
        <w:top w:val="single" w:sz="8" w:space="0" w:color="auto"/>
        <w:left w:val="single" w:sz="8" w:space="0" w:color="auto"/>
        <w:right w:val="single" w:sz="8" w:space="0" w:color="auto"/>
      </w:pBdr>
      <w:adjustRightInd/>
      <w:spacing w:before="100" w:beforeAutospacing="1" w:after="100" w:afterAutospacing="1" w:line="240" w:lineRule="auto"/>
      <w:textAlignment w:val="auto"/>
    </w:pPr>
    <w:rPr>
      <w:rFonts w:ascii="宋体" w:hAnsi="宋体" w:cs="宋体"/>
      <w:color w:val="000000"/>
      <w:szCs w:val="24"/>
    </w:rPr>
  </w:style>
  <w:style w:type="paragraph" w:customStyle="1" w:styleId="xl87">
    <w:name w:val="xl87"/>
    <w:basedOn w:val="a0"/>
    <w:uiPriority w:val="99"/>
    <w:semiHidden/>
    <w:rsid w:val="00F73CE2"/>
    <w:pPr>
      <w:widowControl/>
      <w:pBdr>
        <w:bottom w:val="single" w:sz="8" w:space="0" w:color="auto"/>
        <w:right w:val="single" w:sz="8" w:space="0" w:color="auto"/>
      </w:pBdr>
      <w:adjustRightInd/>
      <w:spacing w:before="100" w:beforeAutospacing="1" w:after="100" w:afterAutospacing="1" w:line="240" w:lineRule="auto"/>
      <w:textAlignment w:val="auto"/>
    </w:pPr>
    <w:rPr>
      <w:rFonts w:ascii="宋体" w:hAnsi="宋体" w:cs="宋体"/>
      <w:color w:val="000000"/>
      <w:szCs w:val="24"/>
    </w:rPr>
  </w:style>
  <w:style w:type="paragraph" w:customStyle="1" w:styleId="xl88">
    <w:name w:val="xl88"/>
    <w:basedOn w:val="a0"/>
    <w:uiPriority w:val="99"/>
    <w:semiHidden/>
    <w:rsid w:val="00F73CE2"/>
    <w:pPr>
      <w:widowControl/>
      <w:pBdr>
        <w:left w:val="single" w:sz="8" w:space="0" w:color="auto"/>
        <w:right w:val="single" w:sz="8" w:space="0" w:color="auto"/>
      </w:pBdr>
      <w:adjustRightInd/>
      <w:spacing w:before="100" w:beforeAutospacing="1" w:after="100" w:afterAutospacing="1" w:line="240" w:lineRule="auto"/>
      <w:textAlignment w:val="auto"/>
    </w:pPr>
    <w:rPr>
      <w:rFonts w:ascii="宋体" w:hAnsi="宋体" w:cs="宋体"/>
      <w:color w:val="000000"/>
      <w:szCs w:val="24"/>
    </w:rPr>
  </w:style>
  <w:style w:type="paragraph" w:customStyle="1" w:styleId="xl89">
    <w:name w:val="xl89"/>
    <w:basedOn w:val="a0"/>
    <w:uiPriority w:val="99"/>
    <w:semiHidden/>
    <w:rsid w:val="00F73CE2"/>
    <w:pPr>
      <w:widowControl/>
      <w:pBdr>
        <w:left w:val="single" w:sz="8" w:space="0" w:color="auto"/>
        <w:bottom w:val="single" w:sz="8" w:space="0" w:color="auto"/>
        <w:right w:val="single" w:sz="8" w:space="0" w:color="auto"/>
      </w:pBdr>
      <w:adjustRightInd/>
      <w:spacing w:before="100" w:beforeAutospacing="1" w:after="100" w:afterAutospacing="1" w:line="240" w:lineRule="auto"/>
      <w:textAlignment w:val="auto"/>
    </w:pPr>
    <w:rPr>
      <w:rFonts w:ascii="宋体" w:hAnsi="宋体" w:cs="宋体"/>
      <w:color w:val="000000"/>
      <w:szCs w:val="24"/>
    </w:rPr>
  </w:style>
  <w:style w:type="paragraph" w:customStyle="1" w:styleId="xl90">
    <w:name w:val="xl90"/>
    <w:basedOn w:val="a0"/>
    <w:uiPriority w:val="99"/>
    <w:semiHidden/>
    <w:rsid w:val="00F73CE2"/>
    <w:pPr>
      <w:widowControl/>
      <w:pBdr>
        <w:top w:val="single" w:sz="8" w:space="0" w:color="auto"/>
        <w:left w:val="single" w:sz="8" w:space="0" w:color="auto"/>
        <w:right w:val="single" w:sz="8" w:space="0" w:color="auto"/>
      </w:pBdr>
      <w:shd w:val="clear" w:color="auto" w:fill="FFFFFF"/>
      <w:adjustRightInd/>
      <w:spacing w:before="100" w:beforeAutospacing="1" w:after="100" w:afterAutospacing="1" w:line="240" w:lineRule="auto"/>
      <w:textAlignment w:val="auto"/>
    </w:pPr>
    <w:rPr>
      <w:rFonts w:ascii="宋体" w:hAnsi="宋体" w:cs="宋体"/>
      <w:color w:val="000000"/>
      <w:szCs w:val="24"/>
    </w:rPr>
  </w:style>
  <w:style w:type="paragraph" w:customStyle="1" w:styleId="xl91">
    <w:name w:val="xl91"/>
    <w:basedOn w:val="a0"/>
    <w:uiPriority w:val="99"/>
    <w:semiHidden/>
    <w:rsid w:val="00F73CE2"/>
    <w:pPr>
      <w:widowControl/>
      <w:pBdr>
        <w:left w:val="single" w:sz="8" w:space="0" w:color="auto"/>
        <w:right w:val="single" w:sz="8" w:space="0" w:color="auto"/>
      </w:pBdr>
      <w:shd w:val="clear" w:color="auto" w:fill="FFFFFF"/>
      <w:adjustRightInd/>
      <w:spacing w:before="100" w:beforeAutospacing="1" w:after="100" w:afterAutospacing="1" w:line="240" w:lineRule="auto"/>
      <w:textAlignment w:val="auto"/>
    </w:pPr>
    <w:rPr>
      <w:rFonts w:ascii="宋体" w:hAnsi="宋体" w:cs="宋体"/>
      <w:color w:val="000000"/>
      <w:szCs w:val="24"/>
    </w:rPr>
  </w:style>
  <w:style w:type="paragraph" w:customStyle="1" w:styleId="xl92">
    <w:name w:val="xl92"/>
    <w:basedOn w:val="a0"/>
    <w:uiPriority w:val="99"/>
    <w:semiHidden/>
    <w:rsid w:val="00F73CE2"/>
    <w:pPr>
      <w:widowControl/>
      <w:pBdr>
        <w:left w:val="single" w:sz="8" w:space="0" w:color="auto"/>
        <w:bottom w:val="single" w:sz="8" w:space="0" w:color="auto"/>
        <w:right w:val="single" w:sz="8" w:space="0" w:color="auto"/>
      </w:pBdr>
      <w:shd w:val="clear" w:color="auto" w:fill="FFFFFF"/>
      <w:adjustRightInd/>
      <w:spacing w:before="100" w:beforeAutospacing="1" w:after="100" w:afterAutospacing="1" w:line="240" w:lineRule="auto"/>
      <w:textAlignment w:val="auto"/>
    </w:pPr>
    <w:rPr>
      <w:rFonts w:ascii="宋体" w:hAnsi="宋体" w:cs="宋体"/>
      <w:color w:val="000000"/>
      <w:szCs w:val="24"/>
    </w:rPr>
  </w:style>
  <w:style w:type="paragraph" w:customStyle="1" w:styleId="xl93">
    <w:name w:val="xl93"/>
    <w:basedOn w:val="a0"/>
    <w:uiPriority w:val="99"/>
    <w:semiHidden/>
    <w:rsid w:val="00F73CE2"/>
    <w:pPr>
      <w:widowControl/>
      <w:adjustRightInd/>
      <w:spacing w:before="100" w:beforeAutospacing="1" w:after="100" w:afterAutospacing="1" w:line="240" w:lineRule="auto"/>
      <w:textAlignment w:val="auto"/>
    </w:pPr>
    <w:rPr>
      <w:rFonts w:ascii="宋体" w:hAnsi="宋体" w:cs="宋体"/>
      <w:szCs w:val="24"/>
    </w:rPr>
  </w:style>
  <w:style w:type="paragraph" w:customStyle="1" w:styleId="afff2">
    <w:name w:val="表格标题"/>
    <w:aliases w:val="正文（首行缩进两字） Char Char Char Char Char Char Char,正文（首行缩进两字） Char Char Char Char Char"/>
    <w:basedOn w:val="a0"/>
    <w:uiPriority w:val="99"/>
    <w:semiHidden/>
    <w:rsid w:val="00F73CE2"/>
    <w:pPr>
      <w:spacing w:before="120" w:line="400" w:lineRule="exact"/>
      <w:jc w:val="center"/>
      <w:textAlignment w:val="auto"/>
    </w:pPr>
    <w:rPr>
      <w:rFonts w:eastAsia="文鼎CS中宋"/>
      <w:spacing w:val="8"/>
    </w:rPr>
  </w:style>
  <w:style w:type="paragraph" w:customStyle="1" w:styleId="afff3">
    <w:name w:val="表蕊"/>
    <w:basedOn w:val="a0"/>
    <w:uiPriority w:val="99"/>
    <w:semiHidden/>
    <w:rsid w:val="00F73CE2"/>
    <w:pPr>
      <w:spacing w:line="320" w:lineRule="atLeast"/>
      <w:textAlignment w:val="auto"/>
    </w:pPr>
    <w:rPr>
      <w:rFonts w:eastAsia="楷体_GB2312"/>
      <w:spacing w:val="-10"/>
      <w:sz w:val="21"/>
    </w:rPr>
  </w:style>
  <w:style w:type="paragraph" w:customStyle="1" w:styleId="font6">
    <w:name w:val="font6"/>
    <w:basedOn w:val="a0"/>
    <w:rsid w:val="00F73CE2"/>
    <w:pPr>
      <w:widowControl/>
      <w:adjustRightInd/>
      <w:spacing w:before="100" w:beforeAutospacing="1" w:after="100" w:afterAutospacing="1" w:line="240" w:lineRule="auto"/>
      <w:textAlignment w:val="auto"/>
    </w:pPr>
    <w:rPr>
      <w:rFonts w:ascii="宋体" w:hAnsi="宋体" w:cs="宋体"/>
      <w:b/>
      <w:bCs/>
      <w:color w:val="000000"/>
      <w:sz w:val="18"/>
      <w:szCs w:val="18"/>
    </w:rPr>
  </w:style>
  <w:style w:type="paragraph" w:customStyle="1" w:styleId="font7">
    <w:name w:val="font7"/>
    <w:basedOn w:val="a0"/>
    <w:rsid w:val="00F73CE2"/>
    <w:pPr>
      <w:widowControl/>
      <w:adjustRightInd/>
      <w:spacing w:before="100" w:beforeAutospacing="1" w:after="100" w:afterAutospacing="1" w:line="240" w:lineRule="auto"/>
      <w:textAlignment w:val="auto"/>
    </w:pPr>
    <w:rPr>
      <w:rFonts w:ascii="宋体" w:hAnsi="宋体" w:cs="宋体"/>
      <w:sz w:val="18"/>
      <w:szCs w:val="18"/>
    </w:rPr>
  </w:style>
  <w:style w:type="paragraph" w:customStyle="1" w:styleId="font8">
    <w:name w:val="font8"/>
    <w:basedOn w:val="a0"/>
    <w:rsid w:val="00F73CE2"/>
    <w:pPr>
      <w:widowControl/>
      <w:adjustRightInd/>
      <w:spacing w:before="100" w:beforeAutospacing="1" w:after="100" w:afterAutospacing="1" w:line="240" w:lineRule="auto"/>
      <w:textAlignment w:val="auto"/>
    </w:pPr>
    <w:rPr>
      <w:rFonts w:ascii="宋体" w:hAnsi="宋体" w:cs="宋体"/>
      <w:b/>
      <w:bCs/>
      <w:color w:val="000000"/>
      <w:sz w:val="20"/>
    </w:rPr>
  </w:style>
  <w:style w:type="paragraph" w:customStyle="1" w:styleId="font9">
    <w:name w:val="font9"/>
    <w:basedOn w:val="a0"/>
    <w:rsid w:val="00F73CE2"/>
    <w:pPr>
      <w:widowControl/>
      <w:adjustRightInd/>
      <w:spacing w:before="100" w:beforeAutospacing="1" w:after="100" w:afterAutospacing="1" w:line="240" w:lineRule="auto"/>
      <w:textAlignment w:val="auto"/>
    </w:pPr>
    <w:rPr>
      <w:rFonts w:ascii="宋体" w:hAnsi="宋体" w:cs="宋体"/>
      <w:sz w:val="20"/>
    </w:rPr>
  </w:style>
  <w:style w:type="paragraph" w:customStyle="1" w:styleId="xl119">
    <w:name w:val="xl119"/>
    <w:basedOn w:val="a0"/>
    <w:rsid w:val="00F73CE2"/>
    <w:pPr>
      <w:widowControl/>
      <w:adjustRightInd/>
      <w:spacing w:before="100" w:beforeAutospacing="1" w:after="100" w:afterAutospacing="1" w:line="240" w:lineRule="auto"/>
      <w:textAlignment w:val="center"/>
    </w:pPr>
    <w:rPr>
      <w:rFonts w:ascii="宋体" w:hAnsi="宋体" w:cs="宋体"/>
      <w:szCs w:val="24"/>
    </w:rPr>
  </w:style>
  <w:style w:type="paragraph" w:customStyle="1" w:styleId="xl120">
    <w:name w:val="xl120"/>
    <w:basedOn w:val="a0"/>
    <w:rsid w:val="00F73CE2"/>
    <w:pPr>
      <w:widowControl/>
      <w:adjustRightInd/>
      <w:spacing w:before="100" w:beforeAutospacing="1" w:after="100" w:afterAutospacing="1" w:line="240" w:lineRule="auto"/>
      <w:textAlignment w:val="center"/>
    </w:pPr>
    <w:rPr>
      <w:rFonts w:ascii="宋体" w:hAnsi="宋体" w:cs="宋体"/>
      <w:szCs w:val="24"/>
    </w:rPr>
  </w:style>
  <w:style w:type="paragraph" w:customStyle="1" w:styleId="xl121">
    <w:name w:val="xl121"/>
    <w:basedOn w:val="a0"/>
    <w:rsid w:val="00F73CE2"/>
    <w:pPr>
      <w:widowControl/>
      <w:adjustRightInd/>
      <w:spacing w:before="100" w:beforeAutospacing="1" w:after="100" w:afterAutospacing="1" w:line="240" w:lineRule="auto"/>
      <w:textAlignment w:val="center"/>
    </w:pPr>
    <w:rPr>
      <w:rFonts w:ascii="宋体" w:hAnsi="宋体" w:cs="宋体"/>
      <w:sz w:val="20"/>
    </w:rPr>
  </w:style>
  <w:style w:type="paragraph" w:customStyle="1" w:styleId="xl122">
    <w:name w:val="xl122"/>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b/>
      <w:bCs/>
      <w:color w:val="000000"/>
      <w:sz w:val="20"/>
    </w:rPr>
  </w:style>
  <w:style w:type="paragraph" w:customStyle="1" w:styleId="xl123">
    <w:name w:val="xl123"/>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b/>
      <w:bCs/>
      <w:color w:val="000000"/>
      <w:sz w:val="20"/>
    </w:rPr>
  </w:style>
  <w:style w:type="paragraph" w:customStyle="1" w:styleId="xl124">
    <w:name w:val="xl124"/>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0"/>
    </w:rPr>
  </w:style>
  <w:style w:type="paragraph" w:customStyle="1" w:styleId="xl125">
    <w:name w:val="xl125"/>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000000"/>
      <w:sz w:val="20"/>
    </w:rPr>
  </w:style>
  <w:style w:type="paragraph" w:customStyle="1" w:styleId="xl126">
    <w:name w:val="xl126"/>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0"/>
    </w:rPr>
  </w:style>
  <w:style w:type="paragraph" w:customStyle="1" w:styleId="xl127">
    <w:name w:val="xl127"/>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0"/>
    </w:rPr>
  </w:style>
  <w:style w:type="paragraph" w:customStyle="1" w:styleId="xl128">
    <w:name w:val="xl128"/>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color w:val="000000"/>
      <w:sz w:val="20"/>
    </w:rPr>
  </w:style>
  <w:style w:type="paragraph" w:customStyle="1" w:styleId="xl129">
    <w:name w:val="xl129"/>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color w:val="000000"/>
      <w:sz w:val="20"/>
    </w:rPr>
  </w:style>
  <w:style w:type="paragraph" w:customStyle="1" w:styleId="xl130">
    <w:name w:val="xl130"/>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color w:val="000000"/>
      <w:sz w:val="20"/>
    </w:rPr>
  </w:style>
  <w:style w:type="paragraph" w:customStyle="1" w:styleId="xl131">
    <w:name w:val="xl131"/>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sz w:val="20"/>
    </w:rPr>
  </w:style>
  <w:style w:type="paragraph" w:customStyle="1" w:styleId="xl132">
    <w:name w:val="xl132"/>
    <w:basedOn w:val="a0"/>
    <w:rsid w:val="00F73CE2"/>
    <w:pPr>
      <w:widowControl/>
      <w:adjustRightInd/>
      <w:spacing w:before="100" w:beforeAutospacing="1" w:after="100" w:afterAutospacing="1" w:line="240" w:lineRule="auto"/>
      <w:textAlignment w:val="center"/>
    </w:pPr>
    <w:rPr>
      <w:rFonts w:ascii="宋体" w:hAnsi="宋体" w:cs="宋体"/>
      <w:b/>
      <w:bCs/>
      <w:szCs w:val="24"/>
    </w:rPr>
  </w:style>
  <w:style w:type="paragraph" w:customStyle="1" w:styleId="xl133">
    <w:name w:val="xl133"/>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textAlignment w:val="center"/>
    </w:pPr>
    <w:rPr>
      <w:rFonts w:ascii="宋体" w:hAnsi="宋体" w:cs="宋体"/>
      <w:b/>
      <w:bCs/>
      <w:color w:val="000000"/>
      <w:sz w:val="20"/>
    </w:rPr>
  </w:style>
  <w:style w:type="paragraph" w:customStyle="1" w:styleId="xl134">
    <w:name w:val="xl134"/>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textAlignment w:val="center"/>
    </w:pPr>
    <w:rPr>
      <w:rFonts w:ascii="宋体" w:hAnsi="宋体" w:cs="宋体"/>
      <w:sz w:val="20"/>
    </w:rPr>
  </w:style>
  <w:style w:type="paragraph" w:customStyle="1" w:styleId="xl135">
    <w:name w:val="xl135"/>
    <w:basedOn w:val="a0"/>
    <w:rsid w:val="00F73CE2"/>
    <w:pPr>
      <w:widowControl/>
      <w:adjustRightInd/>
      <w:spacing w:before="100" w:beforeAutospacing="1" w:after="100" w:afterAutospacing="1" w:line="240" w:lineRule="auto"/>
      <w:jc w:val="center"/>
      <w:textAlignment w:val="center"/>
    </w:pPr>
    <w:rPr>
      <w:rFonts w:ascii="宋体" w:hAnsi="宋体" w:cs="宋体"/>
      <w:sz w:val="20"/>
    </w:rPr>
  </w:style>
  <w:style w:type="paragraph" w:customStyle="1" w:styleId="xl136">
    <w:name w:val="xl136"/>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sz w:val="20"/>
    </w:rPr>
  </w:style>
  <w:style w:type="paragraph" w:customStyle="1" w:styleId="xl137">
    <w:name w:val="xl137"/>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both"/>
      <w:textAlignment w:val="center"/>
    </w:pPr>
    <w:rPr>
      <w:rFonts w:ascii="宋体" w:hAnsi="宋体" w:cs="宋体"/>
      <w:b/>
      <w:bCs/>
      <w:color w:val="000000"/>
      <w:sz w:val="20"/>
    </w:rPr>
  </w:style>
  <w:style w:type="paragraph" w:customStyle="1" w:styleId="xl138">
    <w:name w:val="xl138"/>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sz w:val="20"/>
    </w:rPr>
  </w:style>
  <w:style w:type="paragraph" w:customStyle="1" w:styleId="xl139">
    <w:name w:val="xl139"/>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textAlignment w:val="center"/>
    </w:pPr>
    <w:rPr>
      <w:rFonts w:ascii="宋体" w:hAnsi="宋体" w:cs="宋体"/>
      <w:b/>
      <w:bCs/>
      <w:sz w:val="20"/>
    </w:rPr>
  </w:style>
  <w:style w:type="paragraph" w:customStyle="1" w:styleId="xl140">
    <w:name w:val="xl140"/>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sz w:val="20"/>
    </w:rPr>
  </w:style>
  <w:style w:type="paragraph" w:customStyle="1" w:styleId="xl141">
    <w:name w:val="xl141"/>
    <w:basedOn w:val="a0"/>
    <w:rsid w:val="00F73CE2"/>
    <w:pPr>
      <w:widowControl/>
      <w:adjustRightInd/>
      <w:spacing w:before="100" w:beforeAutospacing="1" w:after="100" w:afterAutospacing="1" w:line="240" w:lineRule="auto"/>
      <w:textAlignment w:val="center"/>
    </w:pPr>
    <w:rPr>
      <w:rFonts w:ascii="宋体" w:hAnsi="宋体" w:cs="宋体"/>
      <w:b/>
      <w:bCs/>
      <w:szCs w:val="24"/>
    </w:rPr>
  </w:style>
  <w:style w:type="paragraph" w:customStyle="1" w:styleId="xl142">
    <w:name w:val="xl142"/>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000000"/>
      <w:sz w:val="20"/>
    </w:rPr>
  </w:style>
  <w:style w:type="paragraph" w:customStyle="1" w:styleId="xl143">
    <w:name w:val="xl143"/>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color w:val="000000"/>
      <w:sz w:val="20"/>
    </w:rPr>
  </w:style>
  <w:style w:type="paragraph" w:customStyle="1" w:styleId="xl144">
    <w:name w:val="xl144"/>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color w:val="000000"/>
      <w:sz w:val="20"/>
    </w:rPr>
  </w:style>
  <w:style w:type="paragraph" w:customStyle="1" w:styleId="xl145">
    <w:name w:val="xl145"/>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000000"/>
      <w:sz w:val="20"/>
    </w:rPr>
  </w:style>
  <w:style w:type="paragraph" w:customStyle="1" w:styleId="xl146">
    <w:name w:val="xl146"/>
    <w:basedOn w:val="a0"/>
    <w:rsid w:val="00F73CE2"/>
    <w:pPr>
      <w:widowControl/>
      <w:adjustRightInd/>
      <w:spacing w:before="100" w:beforeAutospacing="1" w:after="100" w:afterAutospacing="1" w:line="240" w:lineRule="auto"/>
      <w:jc w:val="center"/>
      <w:textAlignment w:val="center"/>
    </w:pPr>
    <w:rPr>
      <w:rFonts w:ascii="宋体" w:hAnsi="宋体" w:cs="宋体"/>
      <w:sz w:val="20"/>
    </w:rPr>
  </w:style>
  <w:style w:type="paragraph" w:customStyle="1" w:styleId="xl147">
    <w:name w:val="xl147"/>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textAlignment w:val="center"/>
    </w:pPr>
    <w:rPr>
      <w:rFonts w:ascii="宋体" w:hAnsi="宋体" w:cs="宋体"/>
      <w:b/>
      <w:bCs/>
      <w:color w:val="000000"/>
      <w:sz w:val="20"/>
    </w:rPr>
  </w:style>
  <w:style w:type="paragraph" w:customStyle="1" w:styleId="xl148">
    <w:name w:val="xl148"/>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sz w:val="20"/>
    </w:rPr>
  </w:style>
  <w:style w:type="paragraph" w:customStyle="1" w:styleId="xl149">
    <w:name w:val="xl149"/>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0"/>
    </w:rPr>
  </w:style>
  <w:style w:type="paragraph" w:customStyle="1" w:styleId="xl150">
    <w:name w:val="xl150"/>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textAlignment w:val="center"/>
    </w:pPr>
    <w:rPr>
      <w:rFonts w:ascii="宋体" w:hAnsi="宋体" w:cs="宋体"/>
      <w:b/>
      <w:bCs/>
      <w:sz w:val="20"/>
    </w:rPr>
  </w:style>
  <w:style w:type="paragraph" w:customStyle="1" w:styleId="xl151">
    <w:name w:val="xl151"/>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textAlignment w:val="center"/>
    </w:pPr>
    <w:rPr>
      <w:rFonts w:ascii="宋体" w:hAnsi="宋体" w:cs="宋体"/>
      <w:b/>
      <w:bCs/>
      <w:sz w:val="20"/>
    </w:rPr>
  </w:style>
  <w:style w:type="paragraph" w:customStyle="1" w:styleId="xl152">
    <w:name w:val="xl152"/>
    <w:basedOn w:val="a0"/>
    <w:rsid w:val="00F73CE2"/>
    <w:pPr>
      <w:widowControl/>
      <w:shd w:val="clear" w:color="000000" w:fill="FFFF00"/>
      <w:adjustRightInd/>
      <w:spacing w:before="100" w:beforeAutospacing="1" w:after="100" w:afterAutospacing="1" w:line="240" w:lineRule="auto"/>
      <w:textAlignment w:val="center"/>
    </w:pPr>
    <w:rPr>
      <w:rFonts w:ascii="宋体" w:hAnsi="宋体" w:cs="宋体"/>
      <w:szCs w:val="24"/>
    </w:rPr>
  </w:style>
  <w:style w:type="paragraph" w:customStyle="1" w:styleId="xl153">
    <w:name w:val="xl153"/>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color w:val="000000"/>
      <w:sz w:val="20"/>
    </w:rPr>
  </w:style>
  <w:style w:type="paragraph" w:customStyle="1" w:styleId="xl154">
    <w:name w:val="xl154"/>
    <w:basedOn w:val="a0"/>
    <w:rsid w:val="00F73CE2"/>
    <w:pPr>
      <w:widowControl/>
      <w:adjustRightInd/>
      <w:spacing w:before="100" w:beforeAutospacing="1" w:after="100" w:afterAutospacing="1" w:line="240" w:lineRule="auto"/>
      <w:jc w:val="center"/>
      <w:textAlignment w:val="center"/>
    </w:pPr>
    <w:rPr>
      <w:rFonts w:ascii="宋体" w:hAnsi="宋体" w:cs="宋体"/>
      <w:b/>
      <w:bCs/>
      <w:color w:val="000000"/>
      <w:sz w:val="36"/>
      <w:szCs w:val="36"/>
    </w:rPr>
  </w:style>
  <w:style w:type="paragraph" w:customStyle="1" w:styleId="xl155">
    <w:name w:val="xl155"/>
    <w:basedOn w:val="a0"/>
    <w:rsid w:val="00F73CE2"/>
    <w:pPr>
      <w:widowControl/>
      <w:adjustRightInd/>
      <w:spacing w:before="100" w:beforeAutospacing="1" w:after="100" w:afterAutospacing="1" w:line="240" w:lineRule="auto"/>
      <w:jc w:val="center"/>
      <w:textAlignment w:val="center"/>
    </w:pPr>
    <w:rPr>
      <w:rFonts w:ascii="宋体" w:hAnsi="宋体" w:cs="宋体"/>
      <w:b/>
      <w:bCs/>
      <w:color w:val="000000"/>
      <w:sz w:val="36"/>
      <w:szCs w:val="36"/>
    </w:rPr>
  </w:style>
  <w:style w:type="paragraph" w:customStyle="1" w:styleId="xl156">
    <w:name w:val="xl156"/>
    <w:basedOn w:val="a0"/>
    <w:rsid w:val="00F73CE2"/>
    <w:pPr>
      <w:widowControl/>
      <w:adjustRightInd/>
      <w:spacing w:before="100" w:beforeAutospacing="1" w:after="100" w:afterAutospacing="1" w:line="240" w:lineRule="auto"/>
      <w:textAlignment w:val="center"/>
    </w:pPr>
    <w:rPr>
      <w:rFonts w:ascii="宋体" w:hAnsi="宋体" w:cs="宋体"/>
      <w:sz w:val="20"/>
    </w:rPr>
  </w:style>
  <w:style w:type="paragraph" w:customStyle="1" w:styleId="xl157">
    <w:name w:val="xl157"/>
    <w:basedOn w:val="a0"/>
    <w:rsid w:val="00F73CE2"/>
    <w:pPr>
      <w:widowControl/>
      <w:adjustRightInd/>
      <w:spacing w:before="100" w:beforeAutospacing="1" w:after="100" w:afterAutospacing="1" w:line="240" w:lineRule="auto"/>
      <w:textAlignment w:val="center"/>
    </w:pPr>
    <w:rPr>
      <w:rFonts w:ascii="宋体" w:hAnsi="宋体" w:cs="宋体"/>
      <w:sz w:val="20"/>
    </w:rPr>
  </w:style>
  <w:style w:type="paragraph" w:customStyle="1" w:styleId="xl158">
    <w:name w:val="xl158"/>
    <w:basedOn w:val="a0"/>
    <w:rsid w:val="00F73CE2"/>
    <w:pPr>
      <w:widowControl/>
      <w:adjustRightInd/>
      <w:spacing w:before="100" w:beforeAutospacing="1" w:after="100" w:afterAutospacing="1" w:line="240" w:lineRule="auto"/>
      <w:textAlignment w:val="center"/>
    </w:pPr>
    <w:rPr>
      <w:rFonts w:ascii="宋体" w:hAnsi="宋体" w:cs="宋体"/>
      <w:color w:val="000000"/>
      <w:sz w:val="20"/>
    </w:rPr>
  </w:style>
  <w:style w:type="paragraph" w:customStyle="1" w:styleId="xl159">
    <w:name w:val="xl159"/>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textAlignment w:val="center"/>
    </w:pPr>
    <w:rPr>
      <w:rFonts w:ascii="宋体" w:hAnsi="宋体" w:cs="宋体"/>
      <w:color w:val="000000"/>
      <w:sz w:val="20"/>
    </w:rPr>
  </w:style>
  <w:style w:type="paragraph" w:customStyle="1" w:styleId="xl160">
    <w:name w:val="xl160"/>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textAlignment w:val="center"/>
    </w:pPr>
    <w:rPr>
      <w:rFonts w:ascii="宋体" w:hAnsi="宋体" w:cs="宋体"/>
      <w:b/>
      <w:bCs/>
      <w:color w:val="000000"/>
      <w:sz w:val="20"/>
    </w:rPr>
  </w:style>
  <w:style w:type="paragraph" w:customStyle="1" w:styleId="xl161">
    <w:name w:val="xl161"/>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color w:val="000000"/>
      <w:sz w:val="20"/>
    </w:rPr>
  </w:style>
  <w:style w:type="paragraph" w:customStyle="1" w:styleId="font10">
    <w:name w:val="font10"/>
    <w:basedOn w:val="a0"/>
    <w:rsid w:val="00F73CE2"/>
    <w:pPr>
      <w:widowControl/>
      <w:adjustRightInd/>
      <w:spacing w:before="100" w:beforeAutospacing="1" w:after="100" w:afterAutospacing="1" w:line="240" w:lineRule="auto"/>
      <w:textAlignment w:val="auto"/>
    </w:pPr>
    <w:rPr>
      <w:rFonts w:ascii="宋体" w:hAnsi="宋体" w:cs="宋体"/>
      <w:sz w:val="18"/>
      <w:szCs w:val="18"/>
    </w:rPr>
  </w:style>
  <w:style w:type="paragraph" w:customStyle="1" w:styleId="xl162">
    <w:name w:val="xl162"/>
    <w:basedOn w:val="a0"/>
    <w:rsid w:val="00F73CE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color w:val="000000"/>
      <w:sz w:val="20"/>
    </w:rPr>
  </w:style>
  <w:style w:type="paragraph" w:customStyle="1" w:styleId="xl163">
    <w:name w:val="xl163"/>
    <w:basedOn w:val="a0"/>
    <w:rsid w:val="00F73CE2"/>
    <w:pPr>
      <w:widowControl/>
      <w:adjustRightInd/>
      <w:spacing w:before="100" w:beforeAutospacing="1" w:after="100" w:afterAutospacing="1" w:line="240" w:lineRule="auto"/>
      <w:jc w:val="center"/>
      <w:textAlignment w:val="center"/>
    </w:pPr>
    <w:rPr>
      <w:rFonts w:ascii="宋体" w:hAnsi="宋体" w:cs="宋体"/>
      <w:b/>
      <w:bCs/>
      <w:color w:val="000000"/>
      <w:sz w:val="36"/>
      <w:szCs w:val="36"/>
    </w:rPr>
  </w:style>
  <w:style w:type="paragraph" w:customStyle="1" w:styleId="xl164">
    <w:name w:val="xl164"/>
    <w:basedOn w:val="a0"/>
    <w:rsid w:val="00F73CE2"/>
    <w:pPr>
      <w:widowControl/>
      <w:adjustRightInd/>
      <w:spacing w:before="100" w:beforeAutospacing="1" w:after="100" w:afterAutospacing="1" w:line="240" w:lineRule="auto"/>
      <w:jc w:val="center"/>
      <w:textAlignment w:val="center"/>
    </w:pPr>
    <w:rPr>
      <w:rFonts w:ascii="宋体" w:hAnsi="宋体" w:cs="宋体"/>
      <w:b/>
      <w:bCs/>
      <w:color w:val="000000"/>
      <w:sz w:val="36"/>
      <w:szCs w:val="36"/>
    </w:rPr>
  </w:style>
  <w:style w:type="paragraph" w:customStyle="1" w:styleId="xl165">
    <w:name w:val="xl165"/>
    <w:basedOn w:val="a0"/>
    <w:rsid w:val="00F73CE2"/>
    <w:pPr>
      <w:widowControl/>
      <w:adjustRightInd/>
      <w:spacing w:before="100" w:beforeAutospacing="1" w:after="100" w:afterAutospacing="1" w:line="240" w:lineRule="auto"/>
      <w:textAlignment w:val="center"/>
    </w:pPr>
    <w:rPr>
      <w:rFonts w:ascii="宋体" w:hAnsi="宋体" w:cs="宋体"/>
      <w:color w:val="000000"/>
      <w:sz w:val="20"/>
    </w:rPr>
  </w:style>
  <w:style w:type="paragraph" w:customStyle="1" w:styleId="xl166">
    <w:name w:val="xl166"/>
    <w:basedOn w:val="a0"/>
    <w:rsid w:val="00F73CE2"/>
    <w:pPr>
      <w:widowControl/>
      <w:adjustRightInd/>
      <w:spacing w:before="100" w:beforeAutospacing="1" w:after="100" w:afterAutospacing="1" w:line="240" w:lineRule="auto"/>
      <w:textAlignment w:val="center"/>
    </w:pPr>
    <w:rPr>
      <w:rFonts w:ascii="宋体" w:hAnsi="宋体" w:cs="宋体"/>
      <w:sz w:val="20"/>
    </w:rPr>
  </w:style>
  <w:style w:type="paragraph" w:customStyle="1" w:styleId="xl167">
    <w:name w:val="xl167"/>
    <w:basedOn w:val="a0"/>
    <w:rsid w:val="00F73CE2"/>
    <w:pPr>
      <w:widowControl/>
      <w:adjustRightInd/>
      <w:spacing w:before="100" w:beforeAutospacing="1" w:after="100" w:afterAutospacing="1" w:line="240" w:lineRule="auto"/>
      <w:textAlignment w:val="center"/>
    </w:pPr>
    <w:rPr>
      <w:rFonts w:ascii="宋体" w:hAnsi="宋体" w:cs="宋体"/>
      <w:sz w:val="20"/>
    </w:rPr>
  </w:style>
  <w:style w:type="character" w:customStyle="1" w:styleId="Char3">
    <w:name w:val="批注文字 Char"/>
    <w:rsid w:val="001A21E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391723">
      <w:bodyDiv w:val="1"/>
      <w:marLeft w:val="0"/>
      <w:marRight w:val="0"/>
      <w:marTop w:val="0"/>
      <w:marBottom w:val="0"/>
      <w:divBdr>
        <w:top w:val="none" w:sz="0" w:space="0" w:color="auto"/>
        <w:left w:val="none" w:sz="0" w:space="0" w:color="auto"/>
        <w:bottom w:val="none" w:sz="0" w:space="0" w:color="auto"/>
        <w:right w:val="none" w:sz="0" w:space="0" w:color="auto"/>
      </w:divBdr>
    </w:div>
    <w:div w:id="726564325">
      <w:bodyDiv w:val="1"/>
      <w:marLeft w:val="0"/>
      <w:marRight w:val="0"/>
      <w:marTop w:val="0"/>
      <w:marBottom w:val="0"/>
      <w:divBdr>
        <w:top w:val="none" w:sz="0" w:space="0" w:color="auto"/>
        <w:left w:val="none" w:sz="0" w:space="0" w:color="auto"/>
        <w:bottom w:val="none" w:sz="0" w:space="0" w:color="auto"/>
        <w:right w:val="none" w:sz="0" w:space="0" w:color="auto"/>
      </w:divBdr>
    </w:div>
    <w:div w:id="916208216">
      <w:bodyDiv w:val="1"/>
      <w:marLeft w:val="0"/>
      <w:marRight w:val="0"/>
      <w:marTop w:val="0"/>
      <w:marBottom w:val="0"/>
      <w:divBdr>
        <w:top w:val="none" w:sz="0" w:space="0" w:color="auto"/>
        <w:left w:val="none" w:sz="0" w:space="0" w:color="auto"/>
        <w:bottom w:val="none" w:sz="0" w:space="0" w:color="auto"/>
        <w:right w:val="none" w:sz="0" w:space="0" w:color="auto"/>
      </w:divBdr>
    </w:div>
    <w:div w:id="1112283290">
      <w:bodyDiv w:val="1"/>
      <w:marLeft w:val="0"/>
      <w:marRight w:val="0"/>
      <w:marTop w:val="0"/>
      <w:marBottom w:val="0"/>
      <w:divBdr>
        <w:top w:val="none" w:sz="0" w:space="0" w:color="auto"/>
        <w:left w:val="none" w:sz="0" w:space="0" w:color="auto"/>
        <w:bottom w:val="none" w:sz="0" w:space="0" w:color="auto"/>
        <w:right w:val="none" w:sz="0" w:space="0" w:color="auto"/>
      </w:divBdr>
    </w:div>
    <w:div w:id="1225338980">
      <w:bodyDiv w:val="1"/>
      <w:marLeft w:val="0"/>
      <w:marRight w:val="0"/>
      <w:marTop w:val="0"/>
      <w:marBottom w:val="0"/>
      <w:divBdr>
        <w:top w:val="none" w:sz="0" w:space="0" w:color="auto"/>
        <w:left w:val="none" w:sz="0" w:space="0" w:color="auto"/>
        <w:bottom w:val="none" w:sz="0" w:space="0" w:color="auto"/>
        <w:right w:val="none" w:sz="0" w:space="0" w:color="auto"/>
      </w:divBdr>
      <w:divsChild>
        <w:div w:id="1842619944">
          <w:marLeft w:val="547"/>
          <w:marRight w:val="0"/>
          <w:marTop w:val="154"/>
          <w:marBottom w:val="0"/>
          <w:divBdr>
            <w:top w:val="none" w:sz="0" w:space="0" w:color="auto"/>
            <w:left w:val="none" w:sz="0" w:space="0" w:color="auto"/>
            <w:bottom w:val="none" w:sz="0" w:space="0" w:color="auto"/>
            <w:right w:val="none" w:sz="0" w:space="0" w:color="auto"/>
          </w:divBdr>
        </w:div>
        <w:div w:id="1505122269">
          <w:marLeft w:val="547"/>
          <w:marRight w:val="0"/>
          <w:marTop w:val="154"/>
          <w:marBottom w:val="0"/>
          <w:divBdr>
            <w:top w:val="none" w:sz="0" w:space="0" w:color="auto"/>
            <w:left w:val="none" w:sz="0" w:space="0" w:color="auto"/>
            <w:bottom w:val="none" w:sz="0" w:space="0" w:color="auto"/>
            <w:right w:val="none" w:sz="0" w:space="0" w:color="auto"/>
          </w:divBdr>
        </w:div>
      </w:divsChild>
    </w:div>
    <w:div w:id="1464882457">
      <w:bodyDiv w:val="1"/>
      <w:marLeft w:val="0"/>
      <w:marRight w:val="0"/>
      <w:marTop w:val="0"/>
      <w:marBottom w:val="0"/>
      <w:divBdr>
        <w:top w:val="none" w:sz="0" w:space="0" w:color="auto"/>
        <w:left w:val="none" w:sz="0" w:space="0" w:color="auto"/>
        <w:bottom w:val="none" w:sz="0" w:space="0" w:color="auto"/>
        <w:right w:val="none" w:sz="0" w:space="0" w:color="auto"/>
      </w:divBdr>
    </w:div>
    <w:div w:id="15226701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emf"/><Relationship Id="rId26" Type="http://schemas.openxmlformats.org/officeDocument/2006/relationships/oleObject" Target="embeddings/oleObject5.bin"/><Relationship Id="rId39" Type="http://schemas.openxmlformats.org/officeDocument/2006/relationships/image" Target="media/image17.png"/><Relationship Id="rId21" Type="http://schemas.openxmlformats.org/officeDocument/2006/relationships/image" Target="media/image6.emf"/><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www.ibm.com/developerworks/cn/java/j-lo-jpda4/index.html" TargetMode="External"/><Relationship Id="rId50" Type="http://schemas.openxmlformats.org/officeDocument/2006/relationships/hyperlink" Target="http://docs.oracle.com/javase/7/docs/technotes/guides/jpda/jdwp-spec.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tiff"/><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ibm.com/developerworks/cn/java/j-lo-jpda1/index.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package" Target="embeddings/Microsoft_Visio___1.vsdx"/><Relationship Id="rId44" Type="http://schemas.openxmlformats.org/officeDocument/2006/relationships/image" Target="media/image22.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21.png"/><Relationship Id="rId48" Type="http://schemas.openxmlformats.org/officeDocument/2006/relationships/hyperlink" Target="http://docs.oracle.com/javase/7/docs/platform/jvmti/jvmti.html" TargetMode="External"/><Relationship Id="rId8" Type="http://schemas.openxmlformats.org/officeDocument/2006/relationships/image" Target="media/image1.jpeg"/><Relationship Id="rId51" Type="http://schemas.openxmlformats.org/officeDocument/2006/relationships/hyperlink" Target="http://docs.oracle.com/javase/7/docs/technotes/guides/jpda/architecture.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oleObject" Target="embeddings/oleObject7.bin"/><Relationship Id="rId38" Type="http://schemas.openxmlformats.org/officeDocument/2006/relationships/image" Target="media/image16.png"/><Relationship Id="rId46" Type="http://schemas.openxmlformats.org/officeDocument/2006/relationships/hyperlink" Target="http://www.ibm.com/developerworks/cn/java/j-lo-jpda2/index.html" TargetMode="External"/><Relationship Id="rId20" Type="http://schemas.openxmlformats.org/officeDocument/2006/relationships/oleObject" Target="embeddings/oleObject2.bin"/><Relationship Id="rId41" Type="http://schemas.openxmlformats.org/officeDocument/2006/relationships/image" Target="media/image1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7.emf"/><Relationship Id="rId28" Type="http://schemas.openxmlformats.org/officeDocument/2006/relationships/oleObject" Target="embeddings/oleObject6.bin"/><Relationship Id="rId36" Type="http://schemas.openxmlformats.org/officeDocument/2006/relationships/oleObject" Target="embeddings/oleObject8.bin"/><Relationship Id="rId49" Type="http://schemas.openxmlformats.org/officeDocument/2006/relationships/hyperlink" Target="http://docs.oracle.com/javase/7/docs/platform/jpda/jdwp/jdwp-protocol.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BAD93-3D5E-49EE-AAA0-437120996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22</Pages>
  <Words>2523</Words>
  <Characters>14384</Characters>
  <Application>Microsoft Office Word</Application>
  <DocSecurity>0</DocSecurity>
  <Lines>119</Lines>
  <Paragraphs>33</Paragraphs>
  <ScaleCrop>false</ScaleCrop>
  <Company/>
  <LinksUpToDate>false</LinksUpToDate>
  <CharactersWithSpaces>16874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link46759</dc:creator>
  <cp:keywords/>
  <dc:description/>
  <cp:lastModifiedBy>tianlong</cp:lastModifiedBy>
  <cp:revision>161</cp:revision>
  <dcterms:created xsi:type="dcterms:W3CDTF">2016-07-30T10:44:00Z</dcterms:created>
  <dcterms:modified xsi:type="dcterms:W3CDTF">2016-08-05T05:16:00Z</dcterms:modified>
</cp:coreProperties>
</file>